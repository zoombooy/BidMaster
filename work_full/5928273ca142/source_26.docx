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jc w:val="left"/>
        <w:rPr>
          <w:color w:val="auto"/>
          <w:highlight w:val="none"/>
        </w:rPr>
      </w:pPr>
      <w:r>
        <w:rPr>
          <w:color w:val="auto"/>
          <w:highlight w:val="none"/>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color w:val="auto"/>
          <w:highlight w:val="none"/>
        </w:rPr>
        <w:instrText xml:space="preserve">ADDIN CNKISM.UserStyle</w:instrText>
      </w:r>
      <w:r>
        <w:rPr>
          <w:color w:val="auto"/>
          <w:highlight w:val="none"/>
        </w:rPr>
        <w:fldChar w:fldCharType="separate"/>
      </w:r>
      <w:r>
        <w:rPr>
          <w:color w:val="auto"/>
          <w:highlight w:val="none"/>
        </w:rPr>
        <w:fldChar w:fldCharType="end"/>
      </w:r>
    </w:p>
    <w:p>
      <w:pPr>
        <w:shd w:val="clear"/>
        <w:spacing w:line="360" w:lineRule="auto"/>
        <w:ind w:right="-147"/>
        <w:textAlignment w:val="baseline"/>
        <w:rPr>
          <w:color w:val="auto"/>
          <w:highlight w:val="none"/>
        </w:rPr>
      </w:pPr>
    </w:p>
    <w:p>
      <w:pPr>
        <w:pStyle w:val="17"/>
        <w:shd w:val="clear"/>
        <w:rPr>
          <w:color w:val="auto"/>
          <w:highlight w:val="none"/>
          <w:lang w:eastAsia="zh-CN"/>
        </w:rPr>
      </w:pPr>
      <w:r>
        <w:rPr>
          <w:color w:val="auto"/>
          <w:highlight w:val="none"/>
          <w:lang w:eastAsia="zh-CN"/>
        </w:rPr>
        <w:drawing>
          <wp:anchor distT="0" distB="0" distL="114300" distR="114300" simplePos="0" relativeHeight="251659264" behindDoc="0" locked="0" layoutInCell="1" allowOverlap="1">
            <wp:simplePos x="0" y="0"/>
            <wp:positionH relativeFrom="column">
              <wp:posOffset>57150</wp:posOffset>
            </wp:positionH>
            <wp:positionV relativeFrom="paragraph">
              <wp:posOffset>31750</wp:posOffset>
            </wp:positionV>
            <wp:extent cx="1371600" cy="399415"/>
            <wp:effectExtent l="0" t="0" r="0" b="635"/>
            <wp:wrapNone/>
            <wp:docPr id="1" name="图片 2" descr="横式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横式组合"/>
                    <pic:cNvPicPr>
                      <a:picLocks noChangeAspect="1"/>
                    </pic:cNvPicPr>
                  </pic:nvPicPr>
                  <pic:blipFill>
                    <a:blip r:embed="rId13"/>
                    <a:stretch>
                      <a:fillRect/>
                    </a:stretch>
                  </pic:blipFill>
                  <pic:spPr>
                    <a:xfrm>
                      <a:off x="0" y="0"/>
                      <a:ext cx="1371600" cy="399415"/>
                    </a:xfrm>
                    <a:prstGeom prst="rect">
                      <a:avLst/>
                    </a:prstGeom>
                    <a:noFill/>
                    <a:ln>
                      <a:noFill/>
                    </a:ln>
                  </pic:spPr>
                </pic:pic>
              </a:graphicData>
            </a:graphic>
          </wp:anchor>
        </w:drawing>
      </w:r>
    </w:p>
    <w:p>
      <w:pPr>
        <w:pStyle w:val="17"/>
        <w:shd w:val="clear"/>
        <w:rPr>
          <w:color w:val="auto"/>
          <w:highlight w:val="none"/>
          <w:lang w:eastAsia="zh-CN"/>
        </w:rPr>
      </w:pPr>
    </w:p>
    <w:p>
      <w:pPr>
        <w:pStyle w:val="17"/>
        <w:shd w:val="clear"/>
        <w:rPr>
          <w:rFonts w:ascii="仿宋_GB2312" w:hAnsi="宋体" w:eastAsia="仿宋_GB2312"/>
          <w:b/>
          <w:color w:val="auto"/>
          <w:sz w:val="28"/>
          <w:highlight w:val="none"/>
          <w:lang w:eastAsia="zh-CN"/>
        </w:rPr>
      </w:pPr>
    </w:p>
    <w:p>
      <w:pPr>
        <w:pStyle w:val="17"/>
        <w:shd w:val="clear"/>
        <w:rPr>
          <w:rFonts w:ascii="仿宋_GB2312" w:hAnsi="宋体" w:eastAsia="仿宋_GB2312"/>
          <w:b/>
          <w:color w:val="auto"/>
          <w:sz w:val="28"/>
          <w:highlight w:val="none"/>
          <w:lang w:eastAsia="zh-CN"/>
        </w:rPr>
      </w:pPr>
    </w:p>
    <w:p>
      <w:pPr>
        <w:pStyle w:val="17"/>
        <w:shd w:val="clear"/>
        <w:rPr>
          <w:rFonts w:ascii="仿宋_GB2312" w:hAnsi="宋体" w:eastAsia="仿宋_GB2312"/>
          <w:b/>
          <w:color w:val="auto"/>
          <w:sz w:val="28"/>
          <w:highlight w:val="none"/>
          <w:lang w:eastAsia="zh-CN"/>
        </w:rPr>
      </w:pPr>
    </w:p>
    <w:p>
      <w:pPr>
        <w:pStyle w:val="17"/>
        <w:shd w:val="clear"/>
        <w:spacing w:line="360" w:lineRule="auto"/>
        <w:jc w:val="center"/>
        <w:rPr>
          <w:rFonts w:ascii="黑体" w:hAnsi="宋体" w:eastAsia="黑体"/>
          <w:b/>
          <w:snapToGrid w:val="0"/>
          <w:color w:val="auto"/>
          <w:sz w:val="48"/>
          <w:highlight w:val="none"/>
          <w:lang w:eastAsia="zh-CN"/>
        </w:rPr>
      </w:pPr>
    </w:p>
    <w:p>
      <w:pPr>
        <w:pStyle w:val="17"/>
        <w:keepNext w:val="0"/>
        <w:keepLines w:val="0"/>
        <w:pageBreakBefore w:val="0"/>
        <w:widowControl/>
        <w:shd w:val="clear"/>
        <w:kinsoku/>
        <w:wordWrap/>
        <w:overflowPunct/>
        <w:topLinePunct w:val="0"/>
        <w:autoSpaceDE/>
        <w:autoSpaceDN/>
        <w:bidi w:val="0"/>
        <w:adjustRightInd/>
        <w:snapToGrid/>
        <w:spacing w:line="240" w:lineRule="auto"/>
        <w:jc w:val="center"/>
        <w:textAlignment w:val="auto"/>
        <w:outlineLvl w:val="9"/>
        <w:rPr>
          <w:rFonts w:ascii="黑体" w:hAnsi="宋体" w:eastAsia="黑体"/>
          <w:b/>
          <w:snapToGrid w:val="0"/>
          <w:color w:val="auto"/>
          <w:sz w:val="44"/>
          <w:szCs w:val="44"/>
          <w:highlight w:val="none"/>
          <w:lang w:eastAsia="zh-CN"/>
        </w:rPr>
      </w:pPr>
      <w:r>
        <w:rPr>
          <w:rFonts w:hint="eastAsia" w:ascii="黑体" w:hAnsi="宋体" w:eastAsia="黑体"/>
          <w:b/>
          <w:snapToGrid w:val="0"/>
          <w:color w:val="auto"/>
          <w:sz w:val="52"/>
          <w:szCs w:val="52"/>
          <w:highlight w:val="none"/>
          <w:u w:val="single"/>
          <w:lang w:val="en-US" w:eastAsia="zh-CN"/>
        </w:rPr>
        <w:t xml:space="preserve">      </w:t>
      </w:r>
      <w:r>
        <w:rPr>
          <w:rFonts w:hint="eastAsia" w:ascii="黑体" w:hAnsi="宋体" w:eastAsia="黑体"/>
          <w:b/>
          <w:snapToGrid w:val="0"/>
          <w:color w:val="auto"/>
          <w:sz w:val="52"/>
          <w:szCs w:val="52"/>
          <w:highlight w:val="none"/>
          <w:lang w:eastAsia="zh-CN"/>
        </w:rPr>
        <w:t>工程</w:t>
      </w:r>
      <w:r>
        <w:rPr>
          <w:rFonts w:hint="eastAsia" w:ascii="黑体" w:hAnsi="宋体" w:eastAsia="黑体"/>
          <w:b/>
          <w:snapToGrid w:val="0"/>
          <w:color w:val="auto"/>
          <w:sz w:val="52"/>
          <w:szCs w:val="52"/>
          <w:highlight w:val="none"/>
          <w:lang w:val="en-US" w:eastAsia="zh-CN"/>
        </w:rPr>
        <w:t>安装工程一切险</w:t>
      </w:r>
    </w:p>
    <w:p>
      <w:pPr>
        <w:pStyle w:val="17"/>
        <w:shd w:val="clear"/>
        <w:spacing w:line="360" w:lineRule="auto"/>
        <w:jc w:val="center"/>
        <w:rPr>
          <w:rFonts w:hint="eastAsia" w:ascii="黑体" w:hAnsi="宋体" w:eastAsia="黑体"/>
          <w:b/>
          <w:color w:val="auto"/>
          <w:sz w:val="72"/>
          <w:highlight w:val="none"/>
          <w:lang w:eastAsia="zh-CN"/>
        </w:rPr>
      </w:pPr>
      <w:r>
        <w:rPr>
          <w:rFonts w:hint="eastAsia" w:ascii="黑体" w:hAnsi="宋体" w:eastAsia="黑体"/>
          <w:b/>
          <w:color w:val="auto"/>
          <w:sz w:val="72"/>
          <w:highlight w:val="none"/>
          <w:lang w:eastAsia="zh-CN"/>
        </w:rPr>
        <w:t>保 险 合 同</w:t>
      </w:r>
    </w:p>
    <w:p>
      <w:pPr>
        <w:shd w:val="clear"/>
        <w:jc w:val="center"/>
        <w:rPr>
          <w:b/>
          <w:bCs/>
          <w:color w:val="auto"/>
          <w:sz w:val="32"/>
          <w:szCs w:val="28"/>
          <w:highlight w:val="none"/>
        </w:rPr>
      </w:pPr>
      <w:r>
        <w:rPr>
          <w:rFonts w:hint="eastAsia"/>
          <w:b/>
          <w:bCs/>
          <w:color w:val="auto"/>
          <w:sz w:val="32"/>
          <w:szCs w:val="28"/>
          <w:highlight w:val="none"/>
        </w:rPr>
        <w:t xml:space="preserve"> </w:t>
      </w:r>
    </w:p>
    <w:p>
      <w:pPr>
        <w:shd w:val="clear"/>
        <w:jc w:val="center"/>
        <w:rPr>
          <w:b/>
          <w:bCs/>
          <w:color w:val="auto"/>
          <w:sz w:val="32"/>
          <w:szCs w:val="28"/>
          <w:highlight w:val="none"/>
        </w:rPr>
      </w:pPr>
    </w:p>
    <w:p>
      <w:pPr>
        <w:shd w:val="clear"/>
        <w:jc w:val="center"/>
        <w:rPr>
          <w:b/>
          <w:bCs/>
          <w:color w:val="auto"/>
          <w:sz w:val="32"/>
          <w:szCs w:val="28"/>
          <w:highlight w:val="none"/>
        </w:rPr>
      </w:pPr>
    </w:p>
    <w:p>
      <w:pPr>
        <w:shd w:val="clear"/>
        <w:jc w:val="center"/>
        <w:rPr>
          <w:b/>
          <w:bCs/>
          <w:color w:val="auto"/>
          <w:sz w:val="32"/>
          <w:szCs w:val="28"/>
          <w:highlight w:val="none"/>
        </w:rPr>
      </w:pPr>
    </w:p>
    <w:p>
      <w:pPr>
        <w:shd w:val="clear"/>
        <w:spacing w:line="360" w:lineRule="auto"/>
        <w:jc w:val="left"/>
        <w:rPr>
          <w:rFonts w:hint="eastAsia"/>
          <w:b/>
          <w:bCs/>
          <w:color w:val="auto"/>
          <w:sz w:val="32"/>
          <w:szCs w:val="28"/>
          <w:highlight w:val="none"/>
          <w:lang w:val="en-US" w:eastAsia="zh-CN"/>
        </w:rPr>
      </w:pPr>
    </w:p>
    <w:p>
      <w:pPr>
        <w:pStyle w:val="5"/>
        <w:shd w:val="clear"/>
        <w:rPr>
          <w:rFonts w:hint="eastAsia"/>
          <w:b/>
          <w:bCs/>
          <w:color w:val="auto"/>
          <w:sz w:val="32"/>
          <w:szCs w:val="28"/>
          <w:highlight w:val="none"/>
          <w:lang w:val="en-US" w:eastAsia="zh-CN"/>
        </w:rPr>
      </w:pPr>
    </w:p>
    <w:p>
      <w:pPr>
        <w:shd w:val="clear"/>
        <w:rPr>
          <w:rFonts w:hint="eastAsia"/>
          <w:b/>
          <w:bCs/>
          <w:color w:val="auto"/>
          <w:sz w:val="32"/>
          <w:szCs w:val="28"/>
          <w:highlight w:val="none"/>
          <w:lang w:val="en-US" w:eastAsia="zh-CN"/>
        </w:rPr>
      </w:pPr>
    </w:p>
    <w:p>
      <w:pPr>
        <w:pStyle w:val="5"/>
        <w:shd w:val="clear"/>
        <w:rPr>
          <w:rFonts w:hint="eastAsia"/>
          <w:color w:val="auto"/>
          <w:highlight w:val="none"/>
          <w:lang w:val="en-US" w:eastAsia="zh-CN"/>
        </w:rPr>
      </w:pPr>
    </w:p>
    <w:p>
      <w:pPr>
        <w:shd w:val="clear"/>
        <w:spacing w:line="360" w:lineRule="auto"/>
        <w:ind w:firstLine="643" w:firstLineChars="200"/>
        <w:jc w:val="left"/>
        <w:rPr>
          <w:rFonts w:hint="eastAsia"/>
          <w:b/>
          <w:bCs/>
          <w:color w:val="auto"/>
          <w:sz w:val="32"/>
          <w:szCs w:val="28"/>
          <w:highlight w:val="none"/>
          <w:lang w:val="en-US" w:eastAsia="zh-CN"/>
        </w:rPr>
      </w:pPr>
      <w:r>
        <w:rPr>
          <w:rFonts w:hint="eastAsia"/>
          <w:b/>
          <w:bCs/>
          <w:color w:val="auto"/>
          <w:sz w:val="32"/>
          <w:szCs w:val="28"/>
          <w:highlight w:val="none"/>
          <w:lang w:val="en-US" w:eastAsia="zh-CN"/>
        </w:rPr>
        <w:t>合同编号：</w:t>
      </w:r>
    </w:p>
    <w:p>
      <w:pPr>
        <w:shd w:val="clear"/>
        <w:spacing w:line="360" w:lineRule="auto"/>
        <w:ind w:firstLine="643" w:firstLineChars="200"/>
        <w:jc w:val="left"/>
        <w:rPr>
          <w:rFonts w:hint="default"/>
          <w:b/>
          <w:bCs/>
          <w:color w:val="auto"/>
          <w:sz w:val="32"/>
          <w:szCs w:val="28"/>
          <w:highlight w:val="none"/>
          <w:lang w:val="en-US" w:eastAsia="zh-CN"/>
        </w:rPr>
      </w:pPr>
      <w:r>
        <w:rPr>
          <w:rFonts w:hint="default"/>
          <w:b/>
          <w:bCs/>
          <w:color w:val="auto"/>
          <w:sz w:val="32"/>
          <w:szCs w:val="28"/>
          <w:highlight w:val="none"/>
          <w:lang w:val="en-US" w:eastAsia="zh-CN"/>
        </w:rPr>
        <w:t>甲方（投保人）：</w:t>
      </w:r>
      <w:r>
        <w:rPr>
          <w:rFonts w:hint="eastAsia"/>
          <w:b/>
          <w:bCs/>
          <w:color w:val="auto"/>
          <w:sz w:val="32"/>
          <w:szCs w:val="28"/>
          <w:highlight w:val="none"/>
          <w:lang w:val="en-US" w:eastAsia="zh-CN"/>
        </w:rPr>
        <w:t xml:space="preserve"> </w:t>
      </w:r>
    </w:p>
    <w:p>
      <w:pPr>
        <w:shd w:val="clear"/>
        <w:spacing w:line="360" w:lineRule="auto"/>
        <w:ind w:firstLine="643" w:firstLineChars="200"/>
        <w:jc w:val="left"/>
        <w:rPr>
          <w:rFonts w:hint="default"/>
          <w:b/>
          <w:bCs/>
          <w:color w:val="auto"/>
          <w:sz w:val="32"/>
          <w:szCs w:val="28"/>
          <w:highlight w:val="none"/>
          <w:lang w:val="en-US" w:eastAsia="zh-CN"/>
        </w:rPr>
      </w:pPr>
      <w:r>
        <w:rPr>
          <w:rFonts w:hint="default"/>
          <w:b/>
          <w:bCs/>
          <w:color w:val="auto"/>
          <w:sz w:val="32"/>
          <w:szCs w:val="28"/>
          <w:highlight w:val="none"/>
          <w:lang w:val="en-US" w:eastAsia="zh-CN"/>
        </w:rPr>
        <w:t>乙方（保险人）：</w:t>
      </w:r>
      <w:r>
        <w:rPr>
          <w:rFonts w:hint="eastAsia"/>
          <w:b/>
          <w:bCs/>
          <w:color w:val="auto"/>
          <w:sz w:val="32"/>
          <w:szCs w:val="28"/>
          <w:highlight w:val="none"/>
          <w:lang w:val="en-US" w:eastAsia="zh-CN"/>
        </w:rPr>
        <w:t xml:space="preserve"> </w:t>
      </w:r>
      <w:r>
        <w:rPr>
          <w:rFonts w:hint="default"/>
          <w:b/>
          <w:bCs/>
          <w:color w:val="auto"/>
          <w:sz w:val="32"/>
          <w:szCs w:val="28"/>
          <w:highlight w:val="none"/>
          <w:lang w:val="en-US" w:eastAsia="zh-CN"/>
        </w:rPr>
        <w:t xml:space="preserve">                             </w:t>
      </w:r>
    </w:p>
    <w:p>
      <w:pPr>
        <w:shd w:val="clear"/>
        <w:spacing w:line="360" w:lineRule="auto"/>
        <w:ind w:firstLine="643" w:firstLineChars="200"/>
        <w:jc w:val="left"/>
        <w:rPr>
          <w:rFonts w:hint="default"/>
          <w:b/>
          <w:bCs/>
          <w:color w:val="auto"/>
          <w:sz w:val="32"/>
          <w:szCs w:val="28"/>
          <w:highlight w:val="none"/>
          <w:lang w:val="en-US" w:eastAsia="zh-CN"/>
        </w:rPr>
      </w:pPr>
      <w:r>
        <w:rPr>
          <w:rFonts w:hint="default"/>
          <w:b/>
          <w:bCs/>
          <w:color w:val="auto"/>
          <w:sz w:val="32"/>
          <w:szCs w:val="28"/>
          <w:highlight w:val="none"/>
          <w:lang w:val="en-US" w:eastAsia="zh-CN"/>
        </w:rPr>
        <w:t>丙方（保险经纪人）：</w:t>
      </w:r>
      <w:r>
        <w:rPr>
          <w:rFonts w:hint="eastAsia"/>
          <w:b/>
          <w:bCs/>
          <w:color w:val="auto"/>
          <w:sz w:val="32"/>
          <w:szCs w:val="28"/>
          <w:highlight w:val="none"/>
          <w:lang w:val="en-US" w:eastAsia="zh-CN"/>
        </w:rPr>
        <w:t xml:space="preserve"> </w:t>
      </w:r>
    </w:p>
    <w:p>
      <w:pPr>
        <w:shd w:val="clear"/>
        <w:spacing w:line="360" w:lineRule="auto"/>
        <w:ind w:firstLine="643" w:firstLineChars="200"/>
        <w:jc w:val="left"/>
        <w:rPr>
          <w:rFonts w:hint="eastAsia"/>
          <w:b/>
          <w:bCs/>
          <w:color w:val="auto"/>
          <w:sz w:val="32"/>
          <w:szCs w:val="28"/>
          <w:highlight w:val="none"/>
          <w:lang w:val="en-US" w:eastAsia="zh-CN"/>
        </w:rPr>
      </w:pPr>
      <w:r>
        <w:rPr>
          <w:rFonts w:hint="eastAsia"/>
          <w:b/>
          <w:bCs/>
          <w:color w:val="auto"/>
          <w:sz w:val="32"/>
          <w:szCs w:val="28"/>
          <w:highlight w:val="none"/>
          <w:lang w:val="en-US" w:eastAsia="zh-CN"/>
        </w:rPr>
        <w:t>签订日期：</w:t>
      </w:r>
    </w:p>
    <w:p>
      <w:pPr>
        <w:shd w:val="clear"/>
        <w:spacing w:line="360" w:lineRule="auto"/>
        <w:ind w:firstLine="643" w:firstLineChars="200"/>
        <w:jc w:val="left"/>
        <w:rPr>
          <w:rFonts w:hint="default"/>
          <w:b/>
          <w:bCs/>
          <w:color w:val="auto"/>
          <w:sz w:val="32"/>
          <w:szCs w:val="28"/>
          <w:highlight w:val="none"/>
          <w:lang w:val="en-US" w:eastAsia="zh-CN"/>
        </w:rPr>
      </w:pPr>
      <w:r>
        <w:rPr>
          <w:rFonts w:hint="eastAsia"/>
          <w:b/>
          <w:bCs/>
          <w:color w:val="auto"/>
          <w:sz w:val="32"/>
          <w:szCs w:val="28"/>
          <w:highlight w:val="none"/>
          <w:lang w:val="en-US" w:eastAsia="zh-CN"/>
        </w:rPr>
        <w:t xml:space="preserve">签订地点： </w:t>
      </w:r>
    </w:p>
    <w:p>
      <w:pPr>
        <w:shd w:val="clear"/>
        <w:jc w:val="center"/>
        <w:rPr>
          <w:b/>
          <w:bCs/>
          <w:color w:val="auto"/>
          <w:sz w:val="32"/>
          <w:szCs w:val="28"/>
          <w:highlight w:val="none"/>
        </w:rPr>
      </w:pPr>
    </w:p>
    <w:p>
      <w:pPr>
        <w:shd w:val="clear"/>
        <w:jc w:val="center"/>
        <w:rPr>
          <w:b/>
          <w:bCs/>
          <w:color w:val="auto"/>
          <w:sz w:val="32"/>
          <w:szCs w:val="28"/>
          <w:highlight w:val="none"/>
        </w:rPr>
      </w:pPr>
    </w:p>
    <w:p>
      <w:pPr>
        <w:shd w:val="clear"/>
        <w:jc w:val="center"/>
        <w:rPr>
          <w:b/>
          <w:bCs/>
          <w:color w:val="auto"/>
          <w:sz w:val="32"/>
          <w:szCs w:val="28"/>
          <w:highlight w:val="none"/>
        </w:rPr>
      </w:pPr>
    </w:p>
    <w:p>
      <w:pPr>
        <w:shd w:val="clear"/>
        <w:jc w:val="center"/>
        <w:rPr>
          <w:b/>
          <w:bCs/>
          <w:color w:val="auto"/>
          <w:sz w:val="32"/>
          <w:szCs w:val="28"/>
          <w:highlight w:val="none"/>
        </w:rPr>
      </w:pPr>
    </w:p>
    <w:p>
      <w:pPr>
        <w:shd w:val="clear"/>
        <w:jc w:val="center"/>
        <w:rPr>
          <w:b/>
          <w:bCs/>
          <w:color w:val="auto"/>
          <w:sz w:val="32"/>
          <w:szCs w:val="28"/>
          <w:highlight w:val="none"/>
        </w:rPr>
      </w:pPr>
      <w:r>
        <w:rPr>
          <w:rFonts w:hint="eastAsia"/>
          <w:b/>
          <w:bCs/>
          <w:color w:val="auto"/>
          <w:sz w:val="32"/>
          <w:szCs w:val="28"/>
          <w:highlight w:val="none"/>
        </w:rPr>
        <w:t>年  月</w:t>
      </w:r>
    </w:p>
    <w:p>
      <w:pPr>
        <w:shd w:val="clear"/>
        <w:spacing w:line="360" w:lineRule="auto"/>
        <w:jc w:val="center"/>
        <w:outlineLvl w:val="0"/>
        <w:rPr>
          <w:rFonts w:ascii="仿宋_GB2312" w:eastAsia="仿宋_GB2312"/>
          <w:b/>
          <w:color w:val="auto"/>
          <w:sz w:val="32"/>
          <w:highlight w:val="none"/>
        </w:rPr>
        <w:sectPr>
          <w:headerReference r:id="rId5" w:type="first"/>
          <w:headerReference r:id="rId3" w:type="default"/>
          <w:headerReference r:id="rId4" w:type="even"/>
          <w:footerReference r:id="rId6" w:type="even"/>
          <w:pgSz w:w="11906" w:h="16838"/>
          <w:pgMar w:top="1080" w:right="1440" w:bottom="1080" w:left="1440" w:header="851" w:footer="992" w:gutter="0"/>
          <w:pgBorders>
            <w:top w:val="none" w:sz="0" w:space="0"/>
            <w:left w:val="none" w:sz="0" w:space="0"/>
            <w:bottom w:val="none" w:sz="0" w:space="0"/>
            <w:right w:val="none" w:sz="0" w:space="0"/>
          </w:pgBorders>
          <w:pgNumType w:fmt="numberInDash"/>
          <w:cols w:space="720" w:num="1"/>
          <w:titlePg/>
          <w:docGrid w:linePitch="312" w:charSpace="0"/>
        </w:sectPr>
      </w:pPr>
    </w:p>
    <w:p>
      <w:pPr>
        <w:shd w:val="clear"/>
        <w:spacing w:line="360" w:lineRule="auto"/>
        <w:jc w:val="center"/>
        <w:outlineLvl w:val="0"/>
        <w:rPr>
          <w:rFonts w:hint="eastAsia" w:ascii="黑体" w:hAnsi="黑体" w:eastAsia="黑体" w:cs="黑体"/>
          <w:b/>
          <w:color w:val="auto"/>
          <w:sz w:val="32"/>
          <w:szCs w:val="32"/>
          <w:highlight w:val="none"/>
        </w:rPr>
      </w:pPr>
      <w:r>
        <w:rPr>
          <w:rFonts w:hint="eastAsia" w:ascii="黑体" w:hAnsi="黑体" w:eastAsia="黑体" w:cs="黑体"/>
          <w:b/>
          <w:color w:val="auto"/>
          <w:sz w:val="32"/>
          <w:szCs w:val="32"/>
          <w:highlight w:val="none"/>
        </w:rPr>
        <w:t>保险合同</w:t>
      </w:r>
    </w:p>
    <w:p>
      <w:pPr>
        <w:shd w:val="clear"/>
        <w:spacing w:line="360" w:lineRule="auto"/>
        <w:jc w:val="center"/>
        <w:rPr>
          <w:rFonts w:hint="eastAsia" w:ascii="仿宋_GB2312" w:hAnsi="仿宋_GB2312" w:eastAsia="仿宋_GB2312" w:cs="仿宋_GB2312"/>
          <w:b/>
          <w:color w:val="auto"/>
          <w:sz w:val="32"/>
          <w:szCs w:val="32"/>
          <w:highlight w:val="none"/>
        </w:rPr>
      </w:pPr>
    </w:p>
    <w:p>
      <w:pPr>
        <w:pStyle w:val="20"/>
        <w:shd w:val="clear"/>
        <w:spacing w:line="360" w:lineRule="auto"/>
        <w:ind w:left="1606" w:hanging="1606" w:hangingChars="500"/>
        <w:textAlignment w:val="baseline"/>
        <w:rPr>
          <w:rFonts w:hint="default" w:ascii="仿宋_GB2312" w:hAnsi="仿宋_GB2312" w:eastAsia="仿宋_GB2312" w:cs="仿宋_GB2312"/>
          <w:b/>
          <w:color w:val="auto"/>
          <w:sz w:val="32"/>
          <w:szCs w:val="32"/>
          <w:highlight w:val="none"/>
          <w:lang w:val="en-US" w:eastAsia="zh-CN"/>
        </w:rPr>
      </w:pPr>
      <w:r>
        <w:rPr>
          <w:rFonts w:hint="eastAsia" w:ascii="仿宋_GB2312" w:hAnsi="仿宋_GB2312" w:eastAsia="仿宋_GB2312" w:cs="仿宋_GB2312"/>
          <w:b/>
          <w:color w:val="auto"/>
          <w:sz w:val="32"/>
          <w:szCs w:val="32"/>
          <w:highlight w:val="none"/>
        </w:rPr>
        <w:t>甲方 （投保人）：</w:t>
      </w:r>
      <w:r>
        <w:rPr>
          <w:rFonts w:hint="eastAsia" w:ascii="仿宋_GB2312" w:hAnsi="仿宋_GB2312" w:eastAsia="仿宋_GB2312" w:cs="仿宋_GB2312"/>
          <w:b/>
          <w:color w:val="auto"/>
          <w:sz w:val="32"/>
          <w:szCs w:val="32"/>
          <w:highlight w:val="none"/>
          <w:u w:val="single"/>
          <w:lang w:val="en-US" w:eastAsia="zh-CN"/>
        </w:rPr>
        <w:t xml:space="preserve">                          </w:t>
      </w:r>
    </w:p>
    <w:p>
      <w:pPr>
        <w:pStyle w:val="20"/>
        <w:shd w:val="clear"/>
        <w:spacing w:line="360" w:lineRule="auto"/>
        <w:ind w:left="1606" w:hanging="1606" w:hangingChars="5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color w:val="auto"/>
          <w:sz w:val="32"/>
          <w:szCs w:val="32"/>
          <w:highlight w:val="none"/>
        </w:rPr>
        <w:t>乙方 （保险人）：</w:t>
      </w:r>
      <w:r>
        <w:rPr>
          <w:rFonts w:hint="eastAsia" w:ascii="仿宋_GB2312" w:hAnsi="仿宋_GB2312" w:eastAsia="仿宋_GB2312" w:cs="仿宋_GB2312"/>
          <w:color w:val="auto"/>
          <w:sz w:val="32"/>
          <w:szCs w:val="32"/>
          <w:highlight w:val="none"/>
          <w:u w:val="single"/>
        </w:rPr>
        <w:t xml:space="preserve">                          </w:t>
      </w:r>
      <w:r>
        <w:rPr>
          <w:rFonts w:hint="eastAsia" w:ascii="仿宋_GB2312" w:hAnsi="仿宋_GB2312" w:eastAsia="仿宋_GB2312" w:cs="仿宋_GB2312"/>
          <w:color w:val="auto"/>
          <w:sz w:val="32"/>
          <w:szCs w:val="32"/>
          <w:highlight w:val="none"/>
        </w:rPr>
        <w:t xml:space="preserve">      </w:t>
      </w:r>
    </w:p>
    <w:p>
      <w:pPr>
        <w:shd w:val="clear"/>
        <w:snapToGrid w:val="0"/>
        <w:spacing w:line="360" w:lineRule="auto"/>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color w:val="auto"/>
          <w:sz w:val="32"/>
          <w:szCs w:val="32"/>
          <w:highlight w:val="none"/>
        </w:rPr>
        <w:t>丙方 （保险经纪人）：</w:t>
      </w:r>
      <w:r>
        <w:rPr>
          <w:rFonts w:hint="eastAsia" w:ascii="仿宋_GB2312" w:hAnsi="仿宋_GB2312" w:eastAsia="仿宋_GB2312" w:cs="仿宋_GB2312"/>
          <w:color w:val="auto"/>
          <w:sz w:val="32"/>
          <w:szCs w:val="32"/>
          <w:highlight w:val="none"/>
        </w:rPr>
        <w:t>英大长安保险经纪有限公司</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lang w:val="en-US" w:eastAsia="zh-CN"/>
        </w:rPr>
      </w:pPr>
      <w:r>
        <w:rPr>
          <w:rFonts w:hint="eastAsia" w:ascii="仿宋_GB2312" w:hAnsi="仿宋_GB2312" w:eastAsia="仿宋_GB2312" w:cs="仿宋_GB2312"/>
          <w:color w:val="auto"/>
          <w:kern w:val="0"/>
          <w:sz w:val="32"/>
          <w:szCs w:val="32"/>
          <w:highlight w:val="none"/>
        </w:rPr>
        <w:t>鉴于甲方拟</w:t>
      </w:r>
      <w:r>
        <w:rPr>
          <w:rFonts w:hint="eastAsia" w:ascii="仿宋_GB2312" w:hAnsi="仿宋_GB2312" w:eastAsia="仿宋_GB2312" w:cs="仿宋_GB2312"/>
          <w:color w:val="auto"/>
          <w:kern w:val="0"/>
          <w:sz w:val="32"/>
          <w:szCs w:val="32"/>
          <w:highlight w:val="none"/>
          <w:lang w:val="en-US" w:eastAsia="zh-CN"/>
        </w:rPr>
        <w:t>就</w:t>
      </w:r>
      <w:r>
        <w:rPr>
          <w:rFonts w:hint="eastAsia" w:ascii="仿宋_GB2312" w:hAnsi="仿宋_GB2312" w:eastAsia="仿宋_GB2312" w:cs="仿宋_GB2312"/>
          <w:color w:val="auto"/>
          <w:kern w:val="0"/>
          <w:sz w:val="32"/>
          <w:szCs w:val="32"/>
          <w:highlight w:val="none"/>
          <w:lang w:eastAsia="zh-CN"/>
        </w:rPr>
        <w:t>陕西～河南±800千伏直流输电工程、鲁苏背靠背联网工程</w:t>
      </w:r>
      <w:r>
        <w:rPr>
          <w:rFonts w:hint="eastAsia" w:ascii="仿宋_GB2312" w:hAnsi="仿宋_GB2312" w:eastAsia="仿宋_GB2312" w:cs="仿宋_GB2312"/>
          <w:color w:val="auto"/>
          <w:kern w:val="0"/>
          <w:sz w:val="32"/>
          <w:szCs w:val="32"/>
          <w:highlight w:val="none"/>
        </w:rPr>
        <w:t>向乙方投保</w:t>
      </w:r>
      <w:r>
        <w:rPr>
          <w:rFonts w:hint="eastAsia" w:ascii="仿宋_GB2312" w:hAnsi="仿宋_GB2312" w:eastAsia="仿宋_GB2312" w:cs="仿宋_GB2312"/>
          <w:b w:val="0"/>
          <w:bCs w:val="0"/>
          <w:color w:val="auto"/>
          <w:kern w:val="0"/>
          <w:sz w:val="32"/>
          <w:szCs w:val="32"/>
          <w:highlight w:val="none"/>
        </w:rPr>
        <w:t>工程保险</w:t>
      </w:r>
      <w:r>
        <w:rPr>
          <w:rFonts w:hint="eastAsia" w:ascii="仿宋_GB2312" w:hAnsi="仿宋_GB2312" w:eastAsia="仿宋_GB2312" w:cs="仿宋_GB2312"/>
          <w:color w:val="auto"/>
          <w:kern w:val="0"/>
          <w:sz w:val="32"/>
          <w:szCs w:val="32"/>
          <w:highlight w:val="none"/>
        </w:rPr>
        <w:t>并委托丙方为保险经纪人，且乙方同意承保。根据《中华人民共和国保险法》等相关法律、法规和规章,三方经协商一致，订立本协议。</w:t>
      </w:r>
      <w:r>
        <w:rPr>
          <w:rFonts w:hint="eastAsia" w:ascii="仿宋_GB2312" w:hAnsi="仿宋_GB2312" w:eastAsia="仿宋_GB2312" w:cs="仿宋_GB2312"/>
          <w:color w:val="auto"/>
          <w:kern w:val="0"/>
          <w:sz w:val="32"/>
          <w:szCs w:val="32"/>
          <w:highlight w:val="none"/>
          <w:lang w:val="en-US" w:eastAsia="zh-CN"/>
        </w:rPr>
        <w:t xml:space="preserve"> </w:t>
      </w:r>
    </w:p>
    <w:p>
      <w:pPr>
        <w:pStyle w:val="20"/>
        <w:shd w:val="clear"/>
        <w:spacing w:line="360" w:lineRule="auto"/>
        <w:ind w:firstLine="640"/>
        <w:textAlignment w:val="baseline"/>
        <w:rPr>
          <w:rFonts w:hint="eastAsia" w:ascii="仿宋_GB2312" w:hAnsi="仿宋_GB2312" w:eastAsia="仿宋_GB2312" w:cs="仿宋_GB2312"/>
          <w:color w:val="auto"/>
          <w:sz w:val="32"/>
          <w:szCs w:val="32"/>
          <w:highlight w:val="none"/>
        </w:rPr>
      </w:pPr>
    </w:p>
    <w:p>
      <w:pPr>
        <w:numPr>
          <w:ilvl w:val="0"/>
          <w:numId w:val="2"/>
        </w:numPr>
        <w:shd w:val="clear"/>
        <w:snapToGrid w:val="0"/>
        <w:spacing w:line="360" w:lineRule="auto"/>
        <w:jc w:val="center"/>
        <w:textAlignment w:val="baseline"/>
        <w:outlineLvl w:val="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 xml:space="preserve"> 合同协议书</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bookmarkStart w:id="0" w:name="_Toc20815"/>
      <w:r>
        <w:rPr>
          <w:rFonts w:hint="eastAsia" w:ascii="仿宋_GB2312" w:hAnsi="仿宋_GB2312" w:eastAsia="仿宋_GB2312" w:cs="仿宋_GB2312"/>
          <w:b/>
          <w:color w:val="auto"/>
          <w:sz w:val="32"/>
          <w:szCs w:val="32"/>
          <w:highlight w:val="none"/>
        </w:rPr>
        <w:t>第1条  合同组成</w:t>
      </w:r>
      <w:bookmarkEnd w:id="0"/>
    </w:p>
    <w:p>
      <w:pPr>
        <w:widowControl/>
        <w:shd w:val="clear"/>
        <w:tabs>
          <w:tab w:val="left" w:pos="630"/>
        </w:tabs>
        <w:snapToGrid w:val="0"/>
        <w:spacing w:line="560" w:lineRule="exact"/>
        <w:ind w:firstLine="640" w:firstLineChars="200"/>
        <w:jc w:val="left"/>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rPr>
        <w:t>（一）本合同由以下各部分组成：</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第一部分  合同协议书</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第二部分  保险方案</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第三部分  保险服务方案</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 xml:space="preserve">第四部分  </w:t>
      </w:r>
      <w:r>
        <w:rPr>
          <w:rFonts w:hint="eastAsia" w:ascii="仿宋_GB2312" w:hAnsi="仿宋_GB2312" w:eastAsia="仿宋_GB2312" w:cs="仿宋_GB2312"/>
          <w:color w:val="auto"/>
          <w:kern w:val="0"/>
          <w:sz w:val="32"/>
          <w:szCs w:val="32"/>
          <w:highlight w:val="none"/>
          <w:lang w:val="en-US" w:eastAsia="zh-CN"/>
        </w:rPr>
        <w:t>标准</w:t>
      </w:r>
      <w:r>
        <w:rPr>
          <w:rFonts w:hint="eastAsia" w:ascii="仿宋_GB2312" w:hAnsi="仿宋_GB2312" w:eastAsia="仿宋_GB2312" w:cs="仿宋_GB2312"/>
          <w:color w:val="auto"/>
          <w:kern w:val="0"/>
          <w:sz w:val="32"/>
          <w:szCs w:val="32"/>
          <w:highlight w:val="none"/>
        </w:rPr>
        <w:t>条款</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 xml:space="preserve">第五部分  </w:t>
      </w:r>
      <w:r>
        <w:rPr>
          <w:rFonts w:hint="eastAsia" w:ascii="仿宋_GB2312" w:hAnsi="仿宋_GB2312" w:eastAsia="仿宋_GB2312" w:cs="仿宋_GB2312"/>
          <w:color w:val="auto"/>
          <w:kern w:val="0"/>
          <w:sz w:val="32"/>
          <w:szCs w:val="32"/>
          <w:highlight w:val="none"/>
          <w:lang w:val="en-US" w:eastAsia="zh-CN"/>
        </w:rPr>
        <w:t>扩展</w:t>
      </w:r>
      <w:r>
        <w:rPr>
          <w:rFonts w:hint="eastAsia" w:ascii="仿宋_GB2312" w:hAnsi="仿宋_GB2312" w:eastAsia="仿宋_GB2312" w:cs="仿宋_GB2312"/>
          <w:color w:val="auto"/>
          <w:kern w:val="0"/>
          <w:sz w:val="32"/>
          <w:szCs w:val="32"/>
          <w:highlight w:val="none"/>
        </w:rPr>
        <w:t>条款</w:t>
      </w:r>
    </w:p>
    <w:p>
      <w:pPr>
        <w:widowControl/>
        <w:shd w:val="clear"/>
        <w:snapToGrid w:val="0"/>
        <w:spacing w:line="560" w:lineRule="exact"/>
        <w:ind w:firstLine="640" w:firstLineChars="200"/>
        <w:jc w:val="left"/>
        <w:textAlignment w:val="baseline"/>
        <w:rPr>
          <w:rFonts w:hint="eastAsia" w:ascii="仿宋_GB2312" w:hAnsi="仿宋_GB2312" w:eastAsia="仿宋_GB2312"/>
          <w:color w:val="auto"/>
          <w:kern w:val="0"/>
          <w:sz w:val="32"/>
          <w:highlight w:val="none"/>
        </w:rPr>
      </w:pPr>
      <w:r>
        <w:rPr>
          <w:rFonts w:hint="eastAsia" w:ascii="仿宋_GB2312" w:hAnsi="仿宋_GB2312" w:eastAsia="仿宋_GB2312"/>
          <w:color w:val="auto"/>
          <w:kern w:val="0"/>
          <w:sz w:val="32"/>
          <w:highlight w:val="none"/>
          <w:lang w:val="en-US" w:eastAsia="zh-CN"/>
        </w:rPr>
        <w:t xml:space="preserve">第六部分  </w:t>
      </w:r>
      <w:r>
        <w:rPr>
          <w:rFonts w:hint="eastAsia" w:ascii="仿宋_GB2312" w:hAnsi="仿宋_GB2312" w:eastAsia="仿宋_GB2312"/>
          <w:color w:val="auto"/>
          <w:kern w:val="0"/>
          <w:sz w:val="32"/>
          <w:highlight w:val="none"/>
        </w:rPr>
        <w:t>保单、批单等形成合同的其他文件</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（二）上述文件互为补充和解释，如有不清或互相矛盾之处，以上面所列顺序在前的为准，但有特别约定的除外。同一文件如有冲突，以有利于被保险人的条款为准。</w:t>
      </w:r>
    </w:p>
    <w:p>
      <w:pPr>
        <w:shd w:val="clear"/>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第2条  被保险人</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本合同下的被保险人包括：</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 xml:space="preserve">（一）工程所有人： </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（二）其他关系方：</w:t>
      </w:r>
    </w:p>
    <w:p>
      <w:pPr>
        <w:shd w:val="clear"/>
        <w:snapToGrid w:val="0"/>
        <w:spacing w:line="560" w:lineRule="exact"/>
        <w:ind w:firstLine="640" w:firstLineChars="200"/>
        <w:textAlignment w:val="baseline"/>
        <w:outlineLvl w:val="1"/>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1.所有工程建设管理单位、工程承包商、工程分包商、供应商、监理单位、设计单位及其他工程关系方；</w:t>
      </w:r>
    </w:p>
    <w:p>
      <w:pPr>
        <w:shd w:val="clear"/>
        <w:snapToGrid w:val="0"/>
        <w:spacing w:line="560" w:lineRule="exact"/>
        <w:ind w:firstLine="640" w:firstLineChars="200"/>
        <w:textAlignment w:val="baseline"/>
        <w:outlineLvl w:val="1"/>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2.所有的附属公司和关联公司，以及被保险人目前已成立或今后可能成立的关联公司均作为附加被保险人。</w:t>
      </w:r>
    </w:p>
    <w:p>
      <w:pPr>
        <w:shd w:val="clear"/>
        <w:snapToGrid w:val="0"/>
        <w:spacing w:line="560" w:lineRule="exact"/>
        <w:ind w:firstLine="640" w:firstLineChars="200"/>
        <w:textAlignment w:val="baseline"/>
        <w:outlineLvl w:val="1"/>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上述被保险人均以各自保险利益为限。</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第3条  保险人名称及承保份额</w:t>
      </w:r>
    </w:p>
    <w:p>
      <w:pPr>
        <w:shd w:val="clear"/>
        <w:snapToGrid w:val="0"/>
        <w:spacing w:line="560" w:lineRule="exact"/>
        <w:ind w:firstLine="640" w:firstLineChars="200"/>
        <w:textAlignment w:val="baseline"/>
        <w:outlineLvl w:val="1"/>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公司（份额为100%）</w:t>
      </w:r>
    </w:p>
    <w:p>
      <w:pPr>
        <w:widowControl/>
        <w:shd w:val="clear"/>
        <w:spacing w:line="560" w:lineRule="exact"/>
        <w:ind w:firstLine="640" w:firstLineChars="200"/>
        <w:textAlignment w:val="baseline"/>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color w:val="auto"/>
          <w:kern w:val="0"/>
          <w:sz w:val="32"/>
          <w:szCs w:val="32"/>
          <w:highlight w:val="none"/>
        </w:rPr>
        <w:t>（出单机构：</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公司，负责出单、批改、保费与佣金结算等工作）</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第4条  保险经纪人</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本合同中的保险经纪人为：英大长安保险经纪有限公司。</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甲方委托丙方协助执行甲方及被保险人在本合同下的权利义务，包括但不限于组织办理投保手续、协助索赔、组织保险服务工作、督促保险人处理赔案、向保险人发出通知和指令等，丙方提供保险经纪服务的人员为：</w:t>
      </w:r>
      <w:r>
        <w:rPr>
          <w:rFonts w:hint="eastAsia" w:ascii="仿宋_GB2312" w:hAnsi="仿宋_GB2312" w:eastAsia="仿宋_GB2312" w:cs="仿宋_GB2312"/>
          <w:color w:val="auto"/>
          <w:kern w:val="0"/>
          <w:sz w:val="32"/>
          <w:szCs w:val="32"/>
          <w:highlight w:val="none"/>
          <w:u w:val="single"/>
        </w:rPr>
        <w:t xml:space="preserve">     </w:t>
      </w:r>
      <w:r>
        <w:rPr>
          <w:rFonts w:hint="eastAsia" w:ascii="仿宋_GB2312" w:hAnsi="仿宋_GB2312" w:eastAsia="仿宋_GB2312" w:cs="仿宋_GB2312"/>
          <w:color w:val="auto"/>
          <w:kern w:val="0"/>
          <w:sz w:val="32"/>
          <w:szCs w:val="32"/>
          <w:highlight w:val="none"/>
        </w:rPr>
        <w:t>。乙方根据本合同向被保险人发送的所有通知、文件等应同时抄送丙方。</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第5条  保险期限</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u w:val="none"/>
          <w:lang w:val="en-US" w:eastAsia="zh-CN"/>
        </w:rPr>
      </w:pP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b/>
          <w:bCs/>
          <w:color w:val="auto"/>
          <w:kern w:val="0"/>
          <w:sz w:val="32"/>
          <w:szCs w:val="32"/>
          <w:highlight w:val="none"/>
          <w:u w:val="none"/>
          <w:lang w:val="en-US" w:eastAsia="zh-CN"/>
        </w:rPr>
        <w:t>工程</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1.建筑安装期：自</w:t>
      </w:r>
      <w:r>
        <w:rPr>
          <w:rFonts w:hint="eastAsia" w:ascii="仿宋_GB2312" w:hAnsi="仿宋_GB2312" w:eastAsia="仿宋_GB2312" w:cs="仿宋_GB2312"/>
          <w:color w:val="auto"/>
          <w:kern w:val="0"/>
          <w:sz w:val="32"/>
          <w:szCs w:val="32"/>
          <w:highlight w:val="none"/>
          <w:lang w:eastAsia="zh-CN"/>
        </w:rPr>
        <w:t>合同签署之日零时</w:t>
      </w:r>
      <w:r>
        <w:rPr>
          <w:rFonts w:hint="eastAsia" w:ascii="仿宋_GB2312" w:hAnsi="仿宋_GB2312" w:eastAsia="仿宋_GB2312" w:cs="仿宋_GB2312"/>
          <w:color w:val="auto"/>
          <w:kern w:val="0"/>
          <w:sz w:val="32"/>
          <w:szCs w:val="32"/>
          <w:highlight w:val="none"/>
        </w:rPr>
        <w:t>起至</w:t>
      </w:r>
      <w:r>
        <w:rPr>
          <w:rFonts w:hint="eastAsia" w:ascii="仿宋_GB2312" w:hAnsi="仿宋_GB2312" w:eastAsia="仿宋_GB2312" w:cs="仿宋_GB2312"/>
          <w:color w:val="auto"/>
          <w:kern w:val="0"/>
          <w:sz w:val="32"/>
          <w:szCs w:val="32"/>
          <w:highlight w:val="none"/>
          <w:lang w:val="en-US" w:eastAsia="zh-CN"/>
        </w:rPr>
        <w:t>计划竣工时间（详见下表）</w:t>
      </w:r>
      <w:r>
        <w:rPr>
          <w:rFonts w:hint="eastAsia" w:ascii="仿宋_GB2312" w:hAnsi="仿宋_GB2312" w:eastAsia="仿宋_GB2312" w:cs="仿宋_GB2312"/>
          <w:color w:val="auto"/>
          <w:kern w:val="0"/>
          <w:sz w:val="32"/>
          <w:szCs w:val="32"/>
          <w:highlight w:val="none"/>
        </w:rPr>
        <w:t>二十四时止</w:t>
      </w:r>
      <w:r>
        <w:rPr>
          <w:rFonts w:hint="eastAsia" w:ascii="仿宋_GB2312" w:hAnsi="仿宋_GB2312" w:eastAsia="仿宋_GB2312" w:cs="仿宋_GB2312"/>
          <w:color w:val="auto"/>
          <w:kern w:val="0"/>
          <w:sz w:val="32"/>
          <w:szCs w:val="32"/>
          <w:highlight w:val="none"/>
          <w:lang w:eastAsia="zh-CN"/>
        </w:rPr>
        <w:t>，如工程未按计划时间竣工，保险期限相应顺延至实际竣工时间（</w:t>
      </w:r>
      <w:r>
        <w:rPr>
          <w:rFonts w:hint="eastAsia" w:ascii="仿宋_GB2312" w:hAnsi="仿宋_GB2312" w:eastAsia="仿宋_GB2312" w:cs="仿宋_GB2312"/>
          <w:color w:val="auto"/>
          <w:kern w:val="0"/>
          <w:sz w:val="32"/>
          <w:szCs w:val="32"/>
          <w:highlight w:val="none"/>
          <w:lang w:val="en-US" w:eastAsia="zh-CN"/>
        </w:rPr>
        <w:t>甲方应在计划竣工时间前提前及时告知乙方</w:t>
      </w:r>
      <w:r>
        <w:rPr>
          <w:rFonts w:hint="eastAsia" w:ascii="仿宋_GB2312" w:hAnsi="仿宋_GB2312" w:eastAsia="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注：建筑安装期包括工程的土建、安装及试车期。其中试车期包括启动调试和试运行工期。</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2.保证期：24个月。</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80"/>
        <w:gridCol w:w="4725"/>
        <w:gridCol w:w="1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80"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序号</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工程名称</w:t>
            </w:r>
          </w:p>
        </w:tc>
        <w:tc>
          <w:tcPr>
            <w:tcW w:w="1562"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计划竣工时间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1</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陕西～河南±800千伏直流输电工程</w:t>
            </w:r>
          </w:p>
        </w:tc>
        <w:tc>
          <w:tcPr>
            <w:tcW w:w="1562" w:type="dxa"/>
            <w:shd w:val="clear" w:color="auto" w:fill="auto"/>
            <w:noWrap/>
            <w:vAlign w:val="center"/>
          </w:tcPr>
          <w:p>
            <w:pPr>
              <w:keepNext w:val="0"/>
              <w:keepLines w:val="0"/>
              <w:widowControl/>
              <w:suppressLineNumbers w:val="0"/>
              <w:shd w:val="clear"/>
              <w:jc w:val="center"/>
              <w:textAlignment w:val="center"/>
              <w:rPr>
                <w:rFonts w:hint="default"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2029.3.31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鲁苏背靠背联网工程</w:t>
            </w:r>
          </w:p>
        </w:tc>
        <w:tc>
          <w:tcPr>
            <w:tcW w:w="1562" w:type="dxa"/>
            <w:shd w:val="clear" w:color="auto" w:fill="auto"/>
            <w:noWrap/>
            <w:vAlign w:val="center"/>
          </w:tcPr>
          <w:p>
            <w:pPr>
              <w:keepNext w:val="0"/>
              <w:keepLines w:val="0"/>
              <w:widowControl/>
              <w:suppressLineNumbers w:val="0"/>
              <w:shd w:val="clear"/>
              <w:jc w:val="center"/>
              <w:textAlignment w:val="center"/>
              <w:rPr>
                <w:rFonts w:hint="default"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2027.12.31</w:t>
            </w:r>
          </w:p>
        </w:tc>
      </w:tr>
    </w:tbl>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第6条  保险费及佣金</w:t>
      </w:r>
    </w:p>
    <w:p>
      <w:pPr>
        <w:shd w:val="clear"/>
        <w:snapToGrid w:val="0"/>
        <w:spacing w:line="560" w:lineRule="exact"/>
        <w:ind w:firstLine="643" w:firstLineChars="200"/>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（一）保险费率</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含税保险费率：</w:t>
      </w:r>
      <w:r>
        <w:rPr>
          <w:rFonts w:hint="eastAsia" w:ascii="仿宋_GB2312" w:hAnsi="仿宋_GB2312" w:eastAsia="仿宋_GB2312" w:cs="仿宋_GB2312"/>
          <w:color w:val="auto"/>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2.增值税税率：6%</w:t>
      </w:r>
    </w:p>
    <w:p>
      <w:pPr>
        <w:shd w:val="clear"/>
        <w:snapToGrid w:val="0"/>
        <w:spacing w:line="560" w:lineRule="exact"/>
        <w:ind w:firstLine="643" w:firstLineChars="200"/>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（二）保险费</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sz w:val="32"/>
          <w:szCs w:val="32"/>
          <w:highlight w:val="none"/>
        </w:rPr>
        <w:t>1.不含税</w:t>
      </w:r>
      <w:r>
        <w:rPr>
          <w:rFonts w:hint="eastAsia" w:ascii="仿宋_GB2312" w:hAnsi="仿宋_GB2312" w:eastAsia="仿宋_GB2312" w:cs="仿宋_GB2312"/>
          <w:color w:val="auto"/>
          <w:kern w:val="0"/>
          <w:sz w:val="32"/>
          <w:szCs w:val="32"/>
          <w:highlight w:val="none"/>
        </w:rPr>
        <w:t>保险费</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rPr>
        <w:t>不含税</w:t>
      </w:r>
      <w:r>
        <w:rPr>
          <w:rFonts w:hint="eastAsia" w:ascii="仿宋_GB2312" w:hAnsi="仿宋_GB2312" w:eastAsia="仿宋_GB2312" w:cs="仿宋_GB2312"/>
          <w:color w:val="auto"/>
          <w:sz w:val="32"/>
          <w:szCs w:val="32"/>
          <w:highlight w:val="none"/>
        </w:rPr>
        <w:t>保险费金额为人民币</w:t>
      </w:r>
      <w:r>
        <w:rPr>
          <w:rFonts w:hint="eastAsia" w:ascii="仿宋_GB2312" w:hAnsi="仿宋_GB2312" w:eastAsia="仿宋_GB2312" w:cs="仿宋_GB2312"/>
          <w:color w:val="auto"/>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 xml:space="preserve">元  </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2.增值税</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rPr>
        <w:t>增值税</w:t>
      </w:r>
      <w:r>
        <w:rPr>
          <w:rFonts w:hint="eastAsia" w:ascii="仿宋_GB2312" w:hAnsi="仿宋_GB2312" w:eastAsia="仿宋_GB2312" w:cs="仿宋_GB2312"/>
          <w:color w:val="auto"/>
          <w:sz w:val="32"/>
          <w:szCs w:val="32"/>
          <w:highlight w:val="none"/>
        </w:rPr>
        <w:t>金额为人民币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 xml:space="preserve">元  </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rPr>
        <w:t>3.含税保险费</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rPr>
        <w:t>含税</w:t>
      </w:r>
      <w:r>
        <w:rPr>
          <w:rFonts w:hint="eastAsia" w:ascii="仿宋_GB2312" w:hAnsi="仿宋_GB2312" w:eastAsia="仿宋_GB2312" w:cs="仿宋_GB2312"/>
          <w:color w:val="auto"/>
          <w:sz w:val="32"/>
          <w:szCs w:val="32"/>
          <w:highlight w:val="none"/>
        </w:rPr>
        <w:t>保险费金额为人民币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元</w:t>
      </w:r>
    </w:p>
    <w:p>
      <w:pPr>
        <w:shd w:val="clear"/>
        <w:spacing w:line="560" w:lineRule="exact"/>
        <w:ind w:firstLine="64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sz w:val="32"/>
          <w:szCs w:val="32"/>
          <w:highlight w:val="none"/>
        </w:rPr>
        <w:t>（大写：人民币</w:t>
      </w:r>
      <w:r>
        <w:rPr>
          <w:rFonts w:hint="eastAsia" w:ascii="仿宋_GB2312" w:hAnsi="仿宋_GB2312" w:eastAsia="仿宋_GB2312" w:cs="仿宋_GB2312"/>
          <w:color w:val="auto"/>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w:t>
      </w:r>
    </w:p>
    <w:p>
      <w:pPr>
        <w:shd w:val="clear"/>
        <w:snapToGrid w:val="0"/>
        <w:spacing w:line="560" w:lineRule="exact"/>
        <w:ind w:firstLine="640" w:firstLineChars="200"/>
        <w:rPr>
          <w:rFonts w:hint="eastAsia"/>
          <w:color w:val="auto"/>
          <w:highlight w:val="none"/>
        </w:rPr>
      </w:pPr>
      <w:r>
        <w:rPr>
          <w:rFonts w:hint="eastAsia" w:ascii="仿宋_GB2312" w:hAnsi="仿宋_GB2312" w:eastAsia="仿宋_GB2312" w:cs="仿宋_GB2312"/>
          <w:color w:val="auto"/>
          <w:kern w:val="0"/>
          <w:sz w:val="32"/>
          <w:szCs w:val="32"/>
          <w:highlight w:val="none"/>
          <w:lang w:eastAsia="zh-CN"/>
        </w:rPr>
        <w:t>注：本合同约定的含税保险费为甲方最终支付的全部费用，保险经纪佣金由乙方自行向丙方支付，甲方无需额外承担；佣金比例调整不影响本合同约定的保费金额。因保险费分期支付产生的尾差，以各单项工程的含税保费为准。保险费</w:t>
      </w:r>
      <w:r>
        <w:rPr>
          <w:rFonts w:hint="eastAsia" w:ascii="仿宋_GB2312" w:hAnsi="仿宋_GB2312" w:eastAsia="仿宋_GB2312" w:cs="仿宋_GB2312"/>
          <w:color w:val="auto"/>
          <w:kern w:val="0"/>
          <w:sz w:val="32"/>
          <w:szCs w:val="32"/>
          <w:highlight w:val="none"/>
        </w:rPr>
        <w:t>以物质损失部分的保险金额为计算基数，</w:t>
      </w:r>
      <w:r>
        <w:rPr>
          <w:rFonts w:hint="eastAsia" w:ascii="仿宋_GB2312" w:hAnsi="仿宋_GB2312" w:eastAsia="仿宋_GB2312" w:cs="仿宋_GB2312"/>
          <w:color w:val="auto"/>
          <w:kern w:val="0"/>
          <w:sz w:val="32"/>
          <w:szCs w:val="32"/>
          <w:highlight w:val="none"/>
          <w:lang w:eastAsia="zh-CN"/>
        </w:rPr>
        <w:t>保险费率为工期综合费率，</w:t>
      </w:r>
      <w:r>
        <w:rPr>
          <w:rFonts w:hint="eastAsia" w:ascii="仿宋_GB2312" w:hAnsi="仿宋_GB2312" w:eastAsia="仿宋_GB2312" w:cs="仿宋_GB2312"/>
          <w:color w:val="auto"/>
          <w:kern w:val="0"/>
          <w:sz w:val="32"/>
          <w:szCs w:val="32"/>
          <w:highlight w:val="none"/>
        </w:rPr>
        <w:t>同时涵盖物质损失与第三者责任两方面的保障内容，包括保险基本条款、扩展条款和特别约定的保险责任</w:t>
      </w:r>
      <w:r>
        <w:rPr>
          <w:rFonts w:hint="eastAsia" w:ascii="仿宋_GB2312" w:hAnsi="仿宋_GB2312" w:eastAsia="仿宋_GB2312" w:cs="仿宋_GB2312"/>
          <w:color w:val="auto"/>
          <w:kern w:val="0"/>
          <w:sz w:val="32"/>
          <w:szCs w:val="32"/>
          <w:highlight w:val="none"/>
          <w:lang w:eastAsia="zh-CN"/>
        </w:rPr>
        <w:t>。</w:t>
      </w:r>
    </w:p>
    <w:p>
      <w:pPr>
        <w:shd w:val="clear"/>
        <w:snapToGrid w:val="0"/>
        <w:spacing w:line="560" w:lineRule="exact"/>
        <w:ind w:firstLine="643" w:firstLineChars="200"/>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（三）经纪佣金比例</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符合国家金融监督管理总局的监管规定，原则上为监管规定佣金比例上限，如有合作协议以合作协议约定为准</w:t>
      </w:r>
      <w:r>
        <w:rPr>
          <w:rFonts w:hint="eastAsia" w:ascii="仿宋_GB2312" w:hAnsi="仿宋_GB2312" w:eastAsia="仿宋_GB2312" w:cs="仿宋_GB2312"/>
          <w:color w:val="auto"/>
          <w:sz w:val="32"/>
          <w:szCs w:val="32"/>
          <w:highlight w:val="none"/>
        </w:rPr>
        <w:t>。</w:t>
      </w:r>
    </w:p>
    <w:p>
      <w:pPr>
        <w:numPr>
          <w:ilvl w:val="0"/>
          <w:numId w:val="3"/>
        </w:numPr>
        <w:shd w:val="clear"/>
        <w:snapToGrid w:val="0"/>
        <w:spacing w:line="560" w:lineRule="exact"/>
        <w:ind w:firstLine="643" w:firstLineChars="200"/>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保险费及保险经纪佣金支付方式</w:t>
      </w:r>
    </w:p>
    <w:p>
      <w:pPr>
        <w:shd w:val="clear"/>
        <w:spacing w:line="560" w:lineRule="exact"/>
        <w:ind w:firstLine="640"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rPr>
        <w:t>1.保险费支付</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工程建设期一年以内（含一年）的，保费可一次性支付；建设期超过一年的，每增加一年，保费分期期数可增加2期。若采用分期支付方式，首期保费不得低于总保费的25%，且各期保费支付间隔不超过6个月，除首期缴纳外，其余各期保费应保持一致或递减。</w:t>
      </w:r>
      <w:r>
        <w:rPr>
          <w:rFonts w:hint="eastAsia" w:ascii="仿宋_GB2312" w:hAnsi="仿宋_GB2312" w:eastAsia="仿宋_GB2312" w:cs="仿宋_GB2312"/>
          <w:color w:val="auto"/>
          <w:sz w:val="32"/>
          <w:szCs w:val="32"/>
          <w:highlight w:val="none"/>
          <w:lang w:eastAsia="zh-CN"/>
        </w:rPr>
        <w:t>】</w:t>
      </w:r>
    </w:p>
    <w:p>
      <w:pPr>
        <w:shd w:val="clear"/>
        <w:spacing w:line="560" w:lineRule="exact"/>
        <w:ind w:firstLine="643" w:firstLineChars="200"/>
        <w:rPr>
          <w:rFonts w:hint="eastAsia" w:ascii="仿宋_GB2312" w:hAnsi="仿宋_GB2312" w:eastAsia="仿宋_GB2312" w:cs="仿宋_GB2312"/>
          <w:b/>
          <w:bCs/>
          <w:color w:val="auto"/>
          <w:kern w:val="0"/>
          <w:sz w:val="32"/>
          <w:szCs w:val="32"/>
          <w:highlight w:val="none"/>
          <w:lang w:eastAsia="zh-CN"/>
        </w:rPr>
      </w:pPr>
      <w:r>
        <w:rPr>
          <w:rFonts w:hint="eastAsia" w:ascii="仿宋_GB2312" w:hAnsi="仿宋_GB2312" w:eastAsia="仿宋_GB2312" w:cs="仿宋_GB2312"/>
          <w:b/>
          <w:bCs/>
          <w:color w:val="auto"/>
          <w:kern w:val="0"/>
          <w:sz w:val="32"/>
          <w:szCs w:val="32"/>
          <w:highlight w:val="none"/>
          <w:u w:val="single"/>
          <w:lang w:val="en-US" w:eastAsia="zh-CN"/>
        </w:rPr>
        <w:t xml:space="preserve">        </w:t>
      </w:r>
      <w:r>
        <w:rPr>
          <w:rFonts w:hint="eastAsia" w:ascii="仿宋_GB2312" w:hAnsi="仿宋_GB2312" w:eastAsia="仿宋_GB2312" w:cs="仿宋_GB2312"/>
          <w:b/>
          <w:bCs/>
          <w:color w:val="auto"/>
          <w:kern w:val="0"/>
          <w:sz w:val="32"/>
          <w:szCs w:val="32"/>
          <w:highlight w:val="none"/>
          <w:lang w:eastAsia="zh-CN"/>
        </w:rPr>
        <w:t>工程</w:t>
      </w:r>
    </w:p>
    <w:p>
      <w:pPr>
        <w:shd w:val="clear"/>
        <w:spacing w:line="560" w:lineRule="exact"/>
        <w:ind w:firstLine="640" w:firstLineChars="200"/>
        <w:rPr>
          <w:rFonts w:hint="eastAsia" w:ascii="仿宋_GB2312" w:hAnsi="宋体" w:eastAsia="仿宋_GB2312"/>
          <w:color w:val="auto"/>
          <w:sz w:val="32"/>
          <w:szCs w:val="32"/>
          <w:highlight w:val="none"/>
        </w:rPr>
      </w:pPr>
      <w:r>
        <w:rPr>
          <w:rFonts w:hint="eastAsia" w:ascii="仿宋_GB2312" w:hAnsi="宋体" w:eastAsia="仿宋_GB2312"/>
          <w:color w:val="auto"/>
          <w:sz w:val="32"/>
          <w:szCs w:val="32"/>
          <w:highlight w:val="none"/>
          <w:lang w:val="en-US" w:eastAsia="zh-CN"/>
        </w:rPr>
        <w:t>第一期：</w:t>
      </w:r>
      <w:r>
        <w:rPr>
          <w:rFonts w:hint="eastAsia" w:ascii="仿宋_GB2312" w:hAnsi="宋体" w:eastAsia="仿宋_GB2312"/>
          <w:color w:val="auto"/>
          <w:sz w:val="32"/>
          <w:szCs w:val="32"/>
          <w:highlight w:val="none"/>
        </w:rPr>
        <w:t>签订保险合同后60天内</w:t>
      </w:r>
      <w:r>
        <w:rPr>
          <w:rFonts w:hint="eastAsia" w:ascii="仿宋_GB2312" w:hAnsi="宋体" w:eastAsia="仿宋_GB2312"/>
          <w:color w:val="auto"/>
          <w:sz w:val="32"/>
          <w:szCs w:val="32"/>
          <w:highlight w:val="none"/>
          <w:lang w:eastAsia="zh-CN"/>
        </w:rPr>
        <w:t>（</w:t>
      </w:r>
      <w:r>
        <w:rPr>
          <w:rFonts w:hint="eastAsia" w:ascii="仿宋_GB2312" w:hAnsi="宋体" w:eastAsia="仿宋_GB2312"/>
          <w:color w:val="auto"/>
          <w:sz w:val="32"/>
          <w:szCs w:val="32"/>
          <w:highlight w:val="none"/>
          <w:lang w:val="en-US" w:eastAsia="zh-CN"/>
        </w:rPr>
        <w:t>保单签发前</w:t>
      </w:r>
      <w:r>
        <w:rPr>
          <w:rFonts w:hint="eastAsia" w:ascii="仿宋_GB2312" w:hAnsi="宋体" w:eastAsia="仿宋_GB2312"/>
          <w:color w:val="auto"/>
          <w:sz w:val="32"/>
          <w:szCs w:val="32"/>
          <w:highlight w:val="none"/>
          <w:lang w:eastAsia="zh-CN"/>
        </w:rPr>
        <w:t>）</w:t>
      </w:r>
      <w:r>
        <w:rPr>
          <w:rFonts w:hint="eastAsia" w:ascii="仿宋_GB2312" w:hAnsi="宋体" w:eastAsia="仿宋_GB2312"/>
          <w:color w:val="auto"/>
          <w:sz w:val="32"/>
          <w:szCs w:val="32"/>
          <w:highlight w:val="none"/>
        </w:rPr>
        <w:t>支付</w:t>
      </w:r>
      <w:r>
        <w:rPr>
          <w:rFonts w:hint="eastAsia" w:ascii="仿宋_GB2312" w:hAnsi="宋体" w:eastAsia="仿宋_GB2312"/>
          <w:color w:val="auto"/>
          <w:sz w:val="32"/>
          <w:szCs w:val="32"/>
          <w:highlight w:val="none"/>
          <w:lang w:val="en-US" w:eastAsia="zh-CN"/>
        </w:rPr>
        <w:t>工程</w:t>
      </w:r>
      <w:r>
        <w:rPr>
          <w:rFonts w:hint="eastAsia" w:ascii="仿宋_GB2312" w:hAnsi="宋体" w:eastAsia="仿宋_GB2312"/>
          <w:color w:val="auto"/>
          <w:sz w:val="32"/>
          <w:szCs w:val="32"/>
          <w:highlight w:val="none"/>
        </w:rPr>
        <w:t>保险费</w:t>
      </w:r>
      <w:r>
        <w:rPr>
          <w:rFonts w:hint="eastAsia" w:ascii="仿宋_GB2312" w:hAnsi="宋体" w:eastAsia="仿宋_GB2312"/>
          <w:color w:val="auto"/>
          <w:sz w:val="32"/>
          <w:szCs w:val="32"/>
          <w:highlight w:val="none"/>
          <w:lang w:val="en-US" w:eastAsia="zh-CN"/>
        </w:rPr>
        <w:t>的</w:t>
      </w:r>
      <w:r>
        <w:rPr>
          <w:rFonts w:hint="eastAsia" w:ascii="仿宋_GB2312" w:hAnsi="宋体" w:eastAsia="仿宋_GB2312"/>
          <w:color w:val="auto"/>
          <w:sz w:val="32"/>
          <w:szCs w:val="32"/>
          <w:highlight w:val="none"/>
          <w:u w:val="single"/>
          <w:lang w:val="en-US" w:eastAsia="zh-CN"/>
        </w:rPr>
        <w:t xml:space="preserve">       </w:t>
      </w:r>
      <w:r>
        <w:rPr>
          <w:rFonts w:hint="eastAsia" w:ascii="仿宋_GB2312" w:hAnsi="宋体" w:eastAsia="仿宋_GB2312"/>
          <w:color w:val="auto"/>
          <w:sz w:val="32"/>
          <w:szCs w:val="32"/>
          <w:highlight w:val="none"/>
          <w:lang w:val="en-US" w:eastAsia="zh-CN"/>
        </w:rPr>
        <w:t>%；</w:t>
      </w:r>
    </w:p>
    <w:p>
      <w:pPr>
        <w:shd w:val="clear"/>
        <w:spacing w:line="560" w:lineRule="exact"/>
        <w:ind w:firstLine="640" w:firstLineChars="200"/>
        <w:rPr>
          <w:rFonts w:hint="eastAsia" w:ascii="仿宋_GB2312" w:hAnsi="宋体" w:eastAsia="仿宋_GB2312" w:cs="Times New Roman"/>
          <w:color w:val="auto"/>
          <w:sz w:val="32"/>
          <w:szCs w:val="32"/>
          <w:highlight w:val="none"/>
          <w:lang w:val="en-US" w:eastAsia="zh-CN"/>
        </w:rPr>
      </w:pPr>
      <w:r>
        <w:rPr>
          <w:rFonts w:hint="eastAsia" w:ascii="仿宋_GB2312" w:hAnsi="宋体" w:eastAsia="仿宋_GB2312" w:cs="Times New Roman"/>
          <w:color w:val="auto"/>
          <w:sz w:val="32"/>
          <w:szCs w:val="32"/>
          <w:highlight w:val="none"/>
          <w:lang w:val="en-US" w:eastAsia="zh-CN"/>
        </w:rPr>
        <w:t>第二期：</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年</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月支付工程保险费的</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w:t>
      </w:r>
    </w:p>
    <w:p>
      <w:pPr>
        <w:shd w:val="clear"/>
        <w:spacing w:line="560" w:lineRule="exact"/>
        <w:ind w:firstLine="640" w:firstLineChars="200"/>
        <w:rPr>
          <w:rFonts w:hint="eastAsia" w:ascii="仿宋_GB2312" w:hAnsi="宋体" w:eastAsia="仿宋_GB2312" w:cs="Times New Roman"/>
          <w:color w:val="auto"/>
          <w:sz w:val="32"/>
          <w:szCs w:val="32"/>
          <w:highlight w:val="none"/>
          <w:lang w:val="en-US" w:eastAsia="zh-CN"/>
        </w:rPr>
      </w:pPr>
      <w:r>
        <w:rPr>
          <w:rFonts w:hint="eastAsia" w:ascii="仿宋_GB2312" w:hAnsi="宋体" w:eastAsia="仿宋_GB2312" w:cs="Times New Roman"/>
          <w:color w:val="auto"/>
          <w:sz w:val="32"/>
          <w:szCs w:val="32"/>
          <w:highlight w:val="none"/>
          <w:lang w:val="en-US" w:eastAsia="zh-CN"/>
        </w:rPr>
        <w:t>第三期：</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年</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月支付工程保险费的</w:t>
      </w:r>
      <w:r>
        <w:rPr>
          <w:rFonts w:hint="eastAsia" w:ascii="仿宋_GB2312" w:hAnsi="宋体" w:eastAsia="仿宋_GB2312" w:cs="Times New Roman"/>
          <w:color w:val="auto"/>
          <w:sz w:val="32"/>
          <w:szCs w:val="32"/>
          <w:highlight w:val="none"/>
          <w:u w:val="single"/>
          <w:lang w:val="en-US" w:eastAsia="zh-CN"/>
        </w:rPr>
        <w:t xml:space="preserve">      </w:t>
      </w:r>
      <w:r>
        <w:rPr>
          <w:rFonts w:hint="eastAsia" w:ascii="仿宋_GB2312" w:hAnsi="宋体" w:eastAsia="仿宋_GB2312" w:cs="Times New Roman"/>
          <w:color w:val="auto"/>
          <w:sz w:val="32"/>
          <w:szCs w:val="32"/>
          <w:highlight w:val="none"/>
          <w:lang w:val="en-US" w:eastAsia="zh-CN"/>
        </w:rPr>
        <w:t>%。</w:t>
      </w:r>
    </w:p>
    <w:p>
      <w:pPr>
        <w:pStyle w:val="2"/>
        <w:rPr>
          <w:rFonts w:hint="eastAsia"/>
          <w:lang w:val="en-US" w:eastAsia="zh-CN"/>
        </w:rPr>
      </w:pPr>
      <w:r>
        <w:rPr>
          <w:rFonts w:hint="eastAsia" w:hAnsi="宋体" w:cs="Times New Roman"/>
          <w:color w:val="auto"/>
          <w:sz w:val="32"/>
          <w:szCs w:val="32"/>
          <w:highlight w:val="none"/>
          <w:lang w:val="en-US" w:eastAsia="zh-CN"/>
        </w:rPr>
        <w:t>……</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保险人收到保险费后</w:t>
      </w:r>
      <w:r>
        <w:rPr>
          <w:rFonts w:hint="eastAsia" w:ascii="仿宋_GB2312" w:hAnsi="仿宋_GB2312" w:eastAsia="仿宋_GB2312" w:cs="仿宋_GB2312"/>
          <w:color w:val="auto"/>
          <w:sz w:val="32"/>
          <w:szCs w:val="32"/>
          <w:highlight w:val="none"/>
          <w:lang w:val="en-US" w:eastAsia="zh-CN"/>
        </w:rPr>
        <w:t>10个工作日内签发保单和对应金额</w:t>
      </w:r>
      <w:r>
        <w:rPr>
          <w:rFonts w:hint="eastAsia" w:ascii="仿宋_GB2312" w:hAnsi="仿宋_GB2312" w:eastAsia="仿宋_GB2312" w:cs="仿宋_GB2312"/>
          <w:color w:val="auto"/>
          <w:sz w:val="32"/>
          <w:szCs w:val="32"/>
          <w:highlight w:val="none"/>
        </w:rPr>
        <w:t>含税保险费增值税专用发票</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投保人于上述约定日期前将</w:t>
      </w:r>
      <w:r>
        <w:rPr>
          <w:rFonts w:hint="eastAsia" w:ascii="仿宋_GB2312" w:hAnsi="仿宋_GB2312" w:eastAsia="仿宋_GB2312" w:cs="仿宋_GB2312"/>
          <w:color w:val="auto"/>
          <w:sz w:val="32"/>
          <w:szCs w:val="32"/>
          <w:highlight w:val="none"/>
          <w:lang w:val="en-US" w:eastAsia="zh-CN"/>
        </w:rPr>
        <w:t>其余各期</w:t>
      </w:r>
      <w:r>
        <w:rPr>
          <w:rFonts w:hint="eastAsia" w:ascii="仿宋_GB2312" w:hAnsi="仿宋_GB2312" w:eastAsia="仿宋_GB2312" w:cs="仿宋_GB2312"/>
          <w:color w:val="auto"/>
          <w:sz w:val="32"/>
          <w:szCs w:val="32"/>
          <w:highlight w:val="none"/>
        </w:rPr>
        <w:t>含税保险费支付至保险人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保险人提供对应</w:t>
      </w:r>
      <w:r>
        <w:rPr>
          <w:rFonts w:hint="eastAsia" w:ascii="仿宋_GB2312" w:hAnsi="仿宋_GB2312" w:eastAsia="仿宋_GB2312" w:cs="仿宋_GB2312"/>
          <w:color w:val="auto"/>
          <w:sz w:val="32"/>
          <w:szCs w:val="32"/>
          <w:highlight w:val="none"/>
        </w:rPr>
        <w:t>含税保险费增值税专用发票</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如</w:t>
      </w:r>
      <w:r>
        <w:rPr>
          <w:rFonts w:hint="eastAsia" w:ascii="仿宋_GB2312" w:hAnsi="仿宋_GB2312" w:eastAsia="仿宋_GB2312" w:cs="仿宋_GB2312"/>
          <w:color w:val="auto"/>
          <w:sz w:val="32"/>
          <w:szCs w:val="32"/>
          <w:highlight w:val="none"/>
          <w:lang w:val="en-US" w:eastAsia="zh-CN"/>
        </w:rPr>
        <w:t>投保人</w:t>
      </w:r>
      <w:r>
        <w:rPr>
          <w:rFonts w:hint="eastAsia" w:ascii="仿宋_GB2312" w:hAnsi="仿宋_GB2312" w:eastAsia="仿宋_GB2312" w:cs="仿宋_GB2312"/>
          <w:color w:val="auto"/>
          <w:sz w:val="32"/>
          <w:szCs w:val="32"/>
          <w:highlight w:val="none"/>
        </w:rPr>
        <w:t>拟变更付费时间</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付费方式</w:t>
      </w:r>
      <w:r>
        <w:rPr>
          <w:rFonts w:hint="eastAsia" w:ascii="仿宋_GB2312" w:hAnsi="仿宋_GB2312" w:eastAsia="仿宋_GB2312" w:cs="仿宋_GB2312"/>
          <w:color w:val="auto"/>
          <w:sz w:val="32"/>
          <w:szCs w:val="32"/>
          <w:highlight w:val="none"/>
        </w:rPr>
        <w:t>，将与保险人、保险经纪人协商。保险人在收到保险经纪人开具的每期保险费对应的含税保险经纪佣金发票后，90天内完成佣金支付。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分期支付保费不影响本保险合同生效，</w:t>
      </w:r>
      <w:r>
        <w:rPr>
          <w:rFonts w:hint="eastAsia" w:ascii="仿宋_GB2312" w:hAnsi="仿宋_GB2312" w:eastAsia="仿宋_GB2312" w:cs="仿宋_GB2312"/>
          <w:color w:val="auto"/>
          <w:sz w:val="32"/>
          <w:szCs w:val="32"/>
          <w:highlight w:val="none"/>
          <w:lang w:val="en-US" w:eastAsia="zh-CN"/>
        </w:rPr>
        <w:t>乙方</w:t>
      </w:r>
      <w:r>
        <w:rPr>
          <w:rFonts w:hint="eastAsia" w:ascii="仿宋_GB2312" w:hAnsi="仿宋_GB2312" w:eastAsia="仿宋_GB2312" w:cs="仿宋_GB2312"/>
          <w:color w:val="auto"/>
          <w:sz w:val="32"/>
          <w:szCs w:val="32"/>
          <w:highlight w:val="none"/>
        </w:rPr>
        <w:t>不得以保费未完全付清为由主张合同不生效、拒绝承担保险责任。</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2.账户信息</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保费收取账户和佣金收取账户信息如下：</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（1）保费收取账户信息</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公司名称：</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账号：</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开户行：</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（2）佣金收取账户信息</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公司名称：</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账号：</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开户行：</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保费发票开具信息和佣金发票开具信息如下：</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（1）保费发票开票信息</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公司注册登记的名称：</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国税纳税人识别号或统一社会信用代码：</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税务登记地址和电话：</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账号：</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开户行：</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（2）佣金发票开票信息</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公司注册登记的名称：</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国税纳税人识别号或统一社会信用代码：</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税务登记地址和电话：</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账号：</w:t>
      </w:r>
      <w:r>
        <w:rPr>
          <w:rFonts w:hint="eastAsia" w:ascii="仿宋_GB2312" w:hAnsi="仿宋_GB2312" w:eastAsia="仿宋_GB2312" w:cs="仿宋_GB2312"/>
          <w:color w:val="auto"/>
          <w:kern w:val="0"/>
          <w:sz w:val="32"/>
          <w:szCs w:val="32"/>
          <w:highlight w:val="none"/>
          <w:u w:val="single"/>
          <w:lang w:val="en-US" w:eastAsia="zh-CN"/>
        </w:rPr>
        <w:t xml:space="preserve">            </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开户行：</w:t>
      </w:r>
      <w:r>
        <w:rPr>
          <w:rFonts w:hint="eastAsia" w:ascii="仿宋_GB2312" w:hAnsi="仿宋_GB2312" w:eastAsia="仿宋_GB2312" w:cs="仿宋_GB2312"/>
          <w:color w:val="auto"/>
          <w:kern w:val="0"/>
          <w:sz w:val="32"/>
          <w:szCs w:val="32"/>
          <w:highlight w:val="none"/>
          <w:u w:val="single"/>
          <w:lang w:val="en-US" w:eastAsia="zh-CN"/>
        </w:rPr>
        <w:t xml:space="preserve">            </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第7条  承保方式</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丙方应按照本合同规定，汇总甲方投保资料，协助向乙方办理投保手续，乙方可根据本合同内容出具保险单。</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第8条  理赔</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color w:val="auto"/>
          <w:kern w:val="0"/>
          <w:sz w:val="32"/>
          <w:szCs w:val="32"/>
          <w:highlight w:val="none"/>
        </w:rPr>
        <w:t>甲方发生保险事故时，丙方按照本合同要求提供协助索赔服务，协助甲方向乙方办理索赔相关事宜。甲方、乙方、丙方应及时将出险案件的信息记录于电网资产保险管理系统中。丙方对索赔事项进行统计分析，并向甲方汇报。乙方按合同约定积极履行理赔义务。</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第9条  保证</w:t>
      </w:r>
    </w:p>
    <w:p>
      <w:pPr>
        <w:pStyle w:val="20"/>
        <w:numPr>
          <w:ilvl w:val="0"/>
          <w:numId w:val="4"/>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甲方保证按照合同规定支付保险费并承担合同规定的全部义务和责任。</w:t>
      </w:r>
    </w:p>
    <w:p>
      <w:pPr>
        <w:pStyle w:val="20"/>
        <w:numPr>
          <w:ilvl w:val="0"/>
          <w:numId w:val="4"/>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乙方保证按照本合同规定完成各项承保工作，并承担合同规定的全部义务和责任。</w:t>
      </w:r>
    </w:p>
    <w:p>
      <w:pPr>
        <w:pStyle w:val="20"/>
        <w:numPr>
          <w:ilvl w:val="0"/>
          <w:numId w:val="4"/>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丙方受甲方委托，代表甲方利益，为甲方提供专业保险经纪服务。</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第10条  术语解释</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本合同涉及的电力行业术语（包括但不限于名词或用语），按照电力行业相关标准或惯例解释，本合同中已经明确解释的除外。</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第11条  保密</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（一）除非下列情况，自本合同生效之日起，各方不得将本合同涉及的所有有形、无形的信息及资料（包括但不限于往来书面文件、电子邮件及信息、软盘资料等）泄露给合同方之外的第三方：</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1.为履行本合同项下的义务或行使本合同项下的权利而向有关机构或组织作出的披露；</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2.法律法规、政府监管机关、司法机关或税务机关要求的披露；</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3.因融资、转让或质押的需要向贷款人、受让人或质权人作出的披露；</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4.为获取会计师、财务顾问、法律顾问、技术顾问提供的相关服务而进行的披露。</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（二）违反保密义务的一方应承担一切法律后果和责任并赔偿其他方因此遭受的一切损失。</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（三）上述保密义务的期限至相关资料或信息等正式向社会公开之日或甲方书面解除乙方</w:t>
      </w:r>
      <w:r>
        <w:rPr>
          <w:rFonts w:hint="eastAsia" w:ascii="仿宋_GB2312" w:hAnsi="仿宋_GB2312" w:eastAsia="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lang w:val="en-US" w:eastAsia="zh-CN"/>
        </w:rPr>
        <w:t>丙方</w:t>
      </w:r>
      <w:r>
        <w:rPr>
          <w:rFonts w:hint="eastAsia" w:ascii="仿宋_GB2312" w:hAnsi="仿宋_GB2312" w:eastAsia="仿宋_GB2312" w:cs="仿宋_GB2312"/>
          <w:color w:val="auto"/>
          <w:kern w:val="0"/>
          <w:sz w:val="32"/>
          <w:szCs w:val="32"/>
          <w:highlight w:val="none"/>
        </w:rPr>
        <w:t>此合同项下保密义务之日止。本条约定在本合同终止后仍然继续有效，且不受合同解除、终止或无效的影响。</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bookmarkStart w:id="1" w:name="_Toc13628"/>
      <w:r>
        <w:rPr>
          <w:rFonts w:hint="eastAsia" w:ascii="仿宋_GB2312" w:hAnsi="仿宋_GB2312" w:eastAsia="仿宋_GB2312" w:cs="仿宋_GB2312"/>
          <w:b/>
          <w:color w:val="auto"/>
          <w:sz w:val="32"/>
          <w:szCs w:val="32"/>
          <w:highlight w:val="none"/>
        </w:rPr>
        <w:t>第12条  合同的变更</w:t>
      </w:r>
      <w:bookmarkEnd w:id="1"/>
    </w:p>
    <w:p>
      <w:pPr>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ins w:id="0" w:author="user" w:date="2026-08-21T14:17:50Z">
        <w:r>
          <w:rPr>
            <w:rFonts w:hint="eastAsia" w:ascii="仿宋_GB2312" w:hAnsi="仿宋_GB2312" w:eastAsia="仿宋_GB2312" w:cs="仿宋_GB2312"/>
            <w:color w:val="auto"/>
            <w:kern w:val="0"/>
            <w:sz w:val="32"/>
            <w:szCs w:val="32"/>
            <w:highlight w:val="none"/>
          </w:rPr>
          <w:t>本合同签订后，各方对合同内容另有书面约定的，以在后的约定为准。各方对本合同内容的变更或补充应采用书面形式订立</w:t>
        </w:r>
      </w:ins>
      <w:del w:id="1" w:author="user" w:date="2026-08-21T14:17:50Z">
        <w:bookmarkStart w:id="3" w:name="_GoBack"/>
        <w:bookmarkEnd w:id="3"/>
        <w:r>
          <w:rPr>
            <w:rFonts w:hint="eastAsia" w:ascii="仿宋_GB2312" w:hAnsi="仿宋_GB2312" w:eastAsia="仿宋_GB2312" w:cs="仿宋_GB2312"/>
            <w:color w:val="auto"/>
            <w:kern w:val="0"/>
            <w:sz w:val="32"/>
            <w:szCs w:val="32"/>
            <w:highlight w:val="none"/>
          </w:rPr>
          <w:delText>本合同签订后，各方对合同内容另有书面约定的，以在后的书面约定为准</w:delText>
        </w:r>
      </w:del>
      <w:r>
        <w:rPr>
          <w:rFonts w:hint="eastAsia" w:ascii="仿宋_GB2312" w:hAnsi="仿宋_GB2312" w:eastAsia="仿宋_GB2312" w:cs="仿宋_GB2312"/>
          <w:color w:val="auto"/>
          <w:kern w:val="0"/>
          <w:sz w:val="32"/>
          <w:szCs w:val="32"/>
          <w:highlight w:val="none"/>
        </w:rPr>
        <w:t>。</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第13条  违约责任</w:t>
      </w:r>
    </w:p>
    <w:p>
      <w:pPr>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合同任何一方未按合同约定及时履行支付义务的（包括但不限于保费、佣金、赔款等），对于逾期未支付款项，应按合同订立时全国银行间同业拆借中心公布的1年期贷款市场报价利率支付违约金</w:t>
      </w:r>
      <w:r>
        <w:rPr>
          <w:rFonts w:hint="eastAsia" w:ascii="仿宋_GB2312" w:hAnsi="仿宋_GB2312" w:eastAsia="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lang w:val="en-US" w:eastAsia="zh-CN"/>
        </w:rPr>
        <w:t>因合同收款方原因造成的除外</w:t>
      </w:r>
      <w:r>
        <w:rPr>
          <w:rFonts w:hint="eastAsia" w:ascii="仿宋_GB2312" w:hAnsi="仿宋_GB2312" w:eastAsia="仿宋_GB2312" w:cs="仿宋_GB2312"/>
          <w:color w:val="auto"/>
          <w:kern w:val="0"/>
          <w:sz w:val="32"/>
          <w:szCs w:val="32"/>
          <w:highlight w:val="none"/>
        </w:rPr>
        <w:t>。如因特殊原因未能及时支付，但经与合同收款方协商一致同意延期的，无需支付违约金。</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kern w:val="0"/>
          <w:sz w:val="32"/>
          <w:szCs w:val="32"/>
          <w:highlight w:val="none"/>
        </w:rPr>
        <w:t>第14条  适用法律</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本合同的订立、效力、解释、执行及争议的解决，均适用中华人民共和国现行有效的法律。</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kern w:val="0"/>
          <w:sz w:val="32"/>
          <w:szCs w:val="32"/>
          <w:highlight w:val="none"/>
        </w:rPr>
        <w:t>第15条  争议解决</w:t>
      </w:r>
    </w:p>
    <w:p>
      <w:pPr>
        <w:pStyle w:val="20"/>
        <w:numPr>
          <w:ilvl w:val="0"/>
          <w:numId w:val="5"/>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合同履行过程中发生争议时，各方应本着真诚合作的精神，通过友好协商解决。</w:t>
      </w:r>
    </w:p>
    <w:p>
      <w:pPr>
        <w:pStyle w:val="20"/>
        <w:numPr>
          <w:ilvl w:val="0"/>
          <w:numId w:val="5"/>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若争议经协商仍无法解决的，按（2）方式处理：</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1.合同各方约定提交</w:t>
      </w:r>
      <w:r>
        <w:rPr>
          <w:rFonts w:hint="eastAsia" w:ascii="仿宋_GB2312" w:hAnsi="仿宋_GB2312" w:eastAsia="仿宋_GB2312" w:cs="仿宋_GB2312"/>
          <w:color w:val="auto"/>
          <w:sz w:val="32"/>
          <w:szCs w:val="32"/>
          <w:highlight w:val="none"/>
          <w:u w:val="single"/>
        </w:rPr>
        <w:t xml:space="preserve">    </w:t>
      </w:r>
      <w:r>
        <w:rPr>
          <w:rFonts w:hint="eastAsia" w:ascii="仿宋_GB2312" w:hAnsi="仿宋_GB2312" w:eastAsia="仿宋_GB2312" w:cs="仿宋_GB2312"/>
          <w:color w:val="auto"/>
          <w:sz w:val="32"/>
          <w:szCs w:val="32"/>
          <w:highlight w:val="none"/>
        </w:rPr>
        <w:t>仲裁委员会，按照申请仲裁时该会有效的仲裁规则进行仲裁。仲裁裁决是终局的，对各方均有约束力。</w:t>
      </w:r>
    </w:p>
    <w:p>
      <w:pPr>
        <w:pStyle w:val="20"/>
        <w:shd w:val="clear"/>
        <w:spacing w:line="560" w:lineRule="exact"/>
        <w:ind w:firstLine="0" w:firstLineChars="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2.向甲方所在地人民法院提起诉讼。</w:t>
      </w:r>
    </w:p>
    <w:p>
      <w:pPr>
        <w:pStyle w:val="20"/>
        <w:numPr>
          <w:ilvl w:val="0"/>
          <w:numId w:val="5"/>
        </w:numPr>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在争议解决期间，合同中未涉及争议部分的条款仍须履行。</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 xml:space="preserve">第16条  合同生效 </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本合同经三方法定代表人或其授权代表在协议书上签字并加盖公章或合同专用章后，与保险单同时生效，并在保险单存续期间持续有效。</w:t>
      </w:r>
    </w:p>
    <w:p>
      <w:pPr>
        <w:shd w:val="clear"/>
        <w:snapToGrid w:val="0"/>
        <w:spacing w:line="560" w:lineRule="exact"/>
        <w:ind w:firstLine="643" w:firstLineChars="200"/>
        <w:textAlignment w:val="baseline"/>
        <w:outlineLvl w:val="1"/>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第17条  其他</w:t>
      </w:r>
    </w:p>
    <w:p>
      <w:pPr>
        <w:pStyle w:val="20"/>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本合同一式</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份，甲方</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份、乙方</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份，丙方</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份，具有同等法律效力。</w:t>
      </w:r>
    </w:p>
    <w:p>
      <w:pPr>
        <w:shd w:val="clear"/>
        <w:tabs>
          <w:tab w:val="left" w:pos="3040"/>
          <w:tab w:val="center" w:pos="4450"/>
        </w:tabs>
        <w:spacing w:before="120" w:beforeLines="50" w:after="120" w:afterLines="50" w:line="40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br w:type="page"/>
      </w:r>
      <w:r>
        <w:rPr>
          <w:rFonts w:hint="eastAsia" w:ascii="仿宋_GB2312" w:hAnsi="仿宋_GB2312" w:eastAsia="仿宋_GB2312" w:cs="仿宋_GB2312"/>
          <w:b/>
          <w:color w:val="auto"/>
          <w:sz w:val="32"/>
          <w:szCs w:val="32"/>
          <w:highlight w:val="none"/>
        </w:rPr>
        <w:t>（签署页）</w:t>
      </w:r>
    </w:p>
    <w:p>
      <w:pPr>
        <w:shd w:val="clear"/>
        <w:tabs>
          <w:tab w:val="left" w:pos="3040"/>
          <w:tab w:val="center" w:pos="4450"/>
        </w:tabs>
        <w:spacing w:before="120" w:beforeLines="50" w:after="120" w:afterLines="50" w:line="400" w:lineRule="exact"/>
        <w:ind w:firstLine="643" w:firstLineChars="200"/>
        <w:rPr>
          <w:rFonts w:hint="eastAsia" w:ascii="仿宋_GB2312" w:hAnsi="仿宋_GB2312" w:eastAsia="仿宋_GB2312" w:cs="仿宋_GB2312"/>
          <w:b/>
          <w:color w:val="auto"/>
          <w:sz w:val="32"/>
          <w:szCs w:val="32"/>
          <w:highlight w:val="none"/>
        </w:rPr>
      </w:pPr>
    </w:p>
    <w:tbl>
      <w:tblPr>
        <w:tblStyle w:val="11"/>
        <w:tblW w:w="0" w:type="auto"/>
        <w:jc w:val="center"/>
        <w:tblLayout w:type="fixed"/>
        <w:tblCellMar>
          <w:top w:w="0" w:type="dxa"/>
          <w:left w:w="108" w:type="dxa"/>
          <w:bottom w:w="0" w:type="dxa"/>
          <w:right w:w="108" w:type="dxa"/>
        </w:tblCellMar>
      </w:tblPr>
      <w:tblGrid>
        <w:gridCol w:w="4703"/>
        <w:gridCol w:w="4871"/>
      </w:tblGrid>
      <w:tr>
        <w:tblPrEx>
          <w:tblCellMar>
            <w:top w:w="0" w:type="dxa"/>
            <w:left w:w="108" w:type="dxa"/>
            <w:bottom w:w="0" w:type="dxa"/>
            <w:right w:w="108" w:type="dxa"/>
          </w:tblCellMar>
        </w:tblPrEx>
        <w:trPr>
          <w:cantSplit/>
          <w:trHeight w:val="1603"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甲方：</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（盖章）     </w:t>
            </w:r>
          </w:p>
        </w:tc>
        <w:tc>
          <w:tcPr>
            <w:tcW w:w="4871" w:type="dxa"/>
            <w:noWrap w:val="0"/>
            <w:vAlign w:val="top"/>
          </w:tcPr>
          <w:p>
            <w:pPr>
              <w:pStyle w:val="20"/>
              <w:shd w:val="clear"/>
              <w:tabs>
                <w:tab w:val="left" w:pos="1260"/>
              </w:tabs>
              <w:spacing w:line="360" w:lineRule="auto"/>
              <w:ind w:left="0" w:leftChars="0" w:firstLine="0" w:firstLineChars="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w:t>
            </w:r>
          </w:p>
          <w:p>
            <w:pPr>
              <w:pStyle w:val="20"/>
              <w:shd w:val="clear"/>
              <w:tabs>
                <w:tab w:val="left" w:pos="1260"/>
              </w:tabs>
              <w:spacing w:line="360" w:lineRule="auto"/>
              <w:ind w:firstLine="640"/>
              <w:textAlignment w:val="baseline"/>
              <w:rPr>
                <w:rFonts w:hint="eastAsia" w:ascii="仿宋_GB2312" w:hAnsi="仿宋_GB2312" w:eastAsia="仿宋_GB2312" w:cs="仿宋_GB2312"/>
                <w:color w:val="auto"/>
                <w:sz w:val="32"/>
                <w:szCs w:val="32"/>
                <w:highlight w:val="none"/>
              </w:rPr>
            </w:pPr>
          </w:p>
          <w:p>
            <w:pPr>
              <w:pStyle w:val="20"/>
              <w:shd w:val="clear"/>
              <w:tabs>
                <w:tab w:val="left" w:pos="1260"/>
              </w:tabs>
              <w:spacing w:line="360" w:lineRule="auto"/>
              <w:ind w:left="0" w:leftChars="0" w:firstLine="0" w:firstLineChars="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（盖章）     </w:t>
            </w:r>
          </w:p>
        </w:tc>
      </w:tr>
      <w:tr>
        <w:tblPrEx>
          <w:tblCellMar>
            <w:top w:w="0" w:type="dxa"/>
            <w:left w:w="108" w:type="dxa"/>
            <w:bottom w:w="0" w:type="dxa"/>
            <w:right w:w="108" w:type="dxa"/>
          </w:tblCellMar>
        </w:tblPrEx>
        <w:trPr>
          <w:cantSplit/>
          <w:trHeight w:val="1418"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法定代表人或授权代表</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（签字）：</w:t>
            </w:r>
          </w:p>
        </w:tc>
        <w:tc>
          <w:tcPr>
            <w:tcW w:w="4871"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法定代表人或授权代表</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（签字）：</w:t>
            </w:r>
          </w:p>
        </w:tc>
      </w:tr>
      <w:tr>
        <w:tblPrEx>
          <w:tblCellMar>
            <w:top w:w="0" w:type="dxa"/>
            <w:left w:w="108" w:type="dxa"/>
            <w:bottom w:w="0" w:type="dxa"/>
            <w:right w:w="108" w:type="dxa"/>
          </w:tblCellMar>
        </w:tblPrEx>
        <w:trPr>
          <w:cantSplit/>
          <w:trHeight w:val="1215"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签订日期：</w:t>
            </w:r>
          </w:p>
        </w:tc>
        <w:tc>
          <w:tcPr>
            <w:tcW w:w="4871"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签订日期：</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cantSplit/>
          <w:trHeight w:val="1603"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丙方：英大长安保险经纪有限公司</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（盖章）     </w:t>
            </w:r>
          </w:p>
        </w:tc>
        <w:tc>
          <w:tcPr>
            <w:tcW w:w="4871" w:type="dxa"/>
            <w:noWrap w:val="0"/>
            <w:vAlign w:val="top"/>
          </w:tcPr>
          <w:p>
            <w:pPr>
              <w:shd w:val="clear"/>
              <w:snapToGrid w:val="0"/>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cantSplit/>
          <w:trHeight w:val="1418"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法定代表人或授权代表</w:t>
            </w:r>
          </w:p>
          <w:p>
            <w:pPr>
              <w:shd w:val="clear"/>
              <w:snapToGrid w:val="0"/>
              <w:rPr>
                <w:rFonts w:hint="eastAsia" w:ascii="仿宋_GB2312" w:hAnsi="仿宋_GB2312" w:eastAsia="仿宋_GB2312" w:cs="仿宋_GB2312"/>
                <w:color w:val="auto"/>
                <w:sz w:val="32"/>
                <w:szCs w:val="32"/>
                <w:highlight w:val="none"/>
              </w:rPr>
            </w:pPr>
          </w:p>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（签字）：</w:t>
            </w:r>
          </w:p>
        </w:tc>
        <w:tc>
          <w:tcPr>
            <w:tcW w:w="4871" w:type="dxa"/>
            <w:noWrap w:val="0"/>
            <w:vAlign w:val="top"/>
          </w:tcPr>
          <w:p>
            <w:pPr>
              <w:shd w:val="clear"/>
              <w:snapToGrid w:val="0"/>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cantSplit/>
          <w:trHeight w:val="1067" w:hRule="exact"/>
          <w:jc w:val="center"/>
        </w:trPr>
        <w:tc>
          <w:tcPr>
            <w:tcW w:w="4703" w:type="dxa"/>
            <w:noWrap w:val="0"/>
            <w:vAlign w:val="top"/>
          </w:tcPr>
          <w:p>
            <w:pPr>
              <w:shd w:val="clear"/>
              <w:snapToGrid w:val="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签订日期：</w:t>
            </w:r>
          </w:p>
        </w:tc>
        <w:tc>
          <w:tcPr>
            <w:tcW w:w="4871" w:type="dxa"/>
            <w:noWrap w:val="0"/>
            <w:vAlign w:val="top"/>
          </w:tcPr>
          <w:p>
            <w:pPr>
              <w:shd w:val="clear"/>
              <w:snapToGrid w:val="0"/>
              <w:rPr>
                <w:rFonts w:hint="eastAsia" w:ascii="仿宋_GB2312" w:hAnsi="仿宋_GB2312" w:eastAsia="仿宋_GB2312" w:cs="仿宋_GB2312"/>
                <w:color w:val="auto"/>
                <w:sz w:val="32"/>
                <w:szCs w:val="32"/>
                <w:highlight w:val="none"/>
              </w:rPr>
            </w:pPr>
          </w:p>
        </w:tc>
      </w:tr>
    </w:tbl>
    <w:p>
      <w:pPr>
        <w:shd w:val="clear"/>
        <w:snapToGrid w:val="0"/>
        <w:spacing w:line="360" w:lineRule="auto"/>
        <w:jc w:val="center"/>
        <w:textAlignment w:val="baseline"/>
        <w:outlineLvl w:val="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br w:type="page"/>
      </w:r>
      <w:r>
        <w:rPr>
          <w:rFonts w:hint="eastAsia" w:ascii="黑体" w:hAnsi="黑体" w:eastAsia="黑体" w:cs="黑体"/>
          <w:b/>
          <w:color w:val="auto"/>
          <w:sz w:val="32"/>
          <w:szCs w:val="32"/>
          <w:highlight w:val="none"/>
        </w:rPr>
        <w:t>第二部分  保险方案</w:t>
      </w:r>
    </w:p>
    <w:p>
      <w:pPr>
        <w:pStyle w:val="4"/>
        <w:numPr>
          <w:ilvl w:val="1"/>
          <w:numId w:val="0"/>
        </w:numPr>
        <w:shd w:val="clear"/>
        <w:spacing w:line="360" w:lineRule="auto"/>
        <w:jc w:val="center"/>
        <w:rPr>
          <w:rFonts w:hint="eastAsia" w:ascii="仿宋_GB2312" w:hAnsi="仿宋_GB2312" w:eastAsia="仿宋_GB2312" w:cs="仿宋_GB2312"/>
          <w:color w:val="auto"/>
          <w:highlight w:val="none"/>
          <w:lang w:val="en-US"/>
        </w:rPr>
      </w:pPr>
      <w:r>
        <w:rPr>
          <w:rFonts w:hint="eastAsia" w:ascii="仿宋_GB2312" w:hAnsi="仿宋_GB2312" w:eastAsia="仿宋_GB2312" w:cs="仿宋_GB2312"/>
          <w:color w:val="auto"/>
          <w:highlight w:val="none"/>
          <w:lang w:val="en-US"/>
        </w:rPr>
        <w:t>安装工程一切险</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投保人名称和地址</w:t>
      </w:r>
    </w:p>
    <w:p>
      <w:pPr>
        <w:shd w:val="clear"/>
        <w:spacing w:line="560" w:lineRule="exact"/>
        <w:ind w:firstLine="640" w:firstLineChars="200"/>
        <w:rPr>
          <w:rFonts w:hint="default" w:ascii="仿宋_GB2312" w:hAnsi="仿宋_GB2312" w:eastAsia="仿宋_GB2312" w:cs="仿宋_GB2312"/>
          <w:color w:val="auto"/>
          <w:sz w:val="32"/>
          <w:szCs w:val="32"/>
          <w:highlight w:val="none"/>
          <w:lang w:val="en-US"/>
        </w:rPr>
      </w:pPr>
      <w:r>
        <w:rPr>
          <w:rFonts w:hint="eastAsia" w:ascii="仿宋_GB2312" w:hAnsi="仿宋_GB2312" w:eastAsia="仿宋_GB2312" w:cs="仿宋_GB2312"/>
          <w:color w:val="auto"/>
          <w:sz w:val="32"/>
          <w:szCs w:val="32"/>
          <w:highlight w:val="none"/>
        </w:rPr>
        <w:t>名称：</w:t>
      </w:r>
      <w:r>
        <w:rPr>
          <w:rFonts w:hint="eastAsia" w:ascii="仿宋_GB2312" w:hAnsi="仿宋_GB2312" w:eastAsia="仿宋_GB2312" w:cs="仿宋_GB2312"/>
          <w:color w:val="auto"/>
          <w:kern w:val="0"/>
          <w:sz w:val="32"/>
          <w:szCs w:val="32"/>
          <w:highlight w:val="none"/>
          <w:u w:val="single"/>
          <w:lang w:val="en-US" w:eastAsia="zh-CN"/>
        </w:rPr>
        <w:t xml:space="preserve">               </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地址：</w:t>
      </w:r>
      <w:r>
        <w:rPr>
          <w:rFonts w:hint="eastAsia" w:ascii="仿宋_GB2312" w:hAnsi="仿宋_GB2312" w:eastAsia="仿宋_GB2312" w:cs="仿宋_GB2312"/>
          <w:color w:val="auto"/>
          <w:kern w:val="0"/>
          <w:sz w:val="32"/>
          <w:szCs w:val="32"/>
          <w:highlight w:val="none"/>
          <w:u w:val="single"/>
          <w:lang w:val="en-US" w:eastAsia="zh-CN"/>
        </w:rPr>
        <w:t xml:space="preserve">               </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被保险人名称</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（一）工程所有人：</w:t>
      </w:r>
    </w:p>
    <w:p>
      <w:pPr>
        <w:shd w:val="clear"/>
        <w:tabs>
          <w:tab w:val="left" w:pos="1620"/>
        </w:tabs>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（二）其他关系方： </w:t>
      </w:r>
    </w:p>
    <w:p>
      <w:pPr>
        <w:shd w:val="clear"/>
        <w:tabs>
          <w:tab w:val="left" w:pos="1620"/>
        </w:tabs>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1.所有工程建设管理单位、工程承包商、工程分包商、供应商、监理单位、设计单位及其他工程关系方；</w:t>
      </w:r>
    </w:p>
    <w:p>
      <w:pPr>
        <w:shd w:val="clear"/>
        <w:tabs>
          <w:tab w:val="left" w:pos="1620"/>
        </w:tabs>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2.所有的附属公司和关联公司，以及被保险人目前已成立或今后可能成立的关联公司均作为附加被保险人。</w:t>
      </w:r>
    </w:p>
    <w:p>
      <w:pPr>
        <w:shd w:val="clear"/>
        <w:tabs>
          <w:tab w:val="left" w:pos="1620"/>
        </w:tabs>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上述被保险人均以各自保险利益为限。</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保险人名称及承保份额</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公司（份额为100%）</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保险经纪人</w:t>
      </w:r>
    </w:p>
    <w:p>
      <w:pPr>
        <w:shd w:val="clear"/>
        <w:spacing w:line="560" w:lineRule="exact"/>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color w:val="auto"/>
          <w:sz w:val="32"/>
          <w:szCs w:val="32"/>
          <w:highlight w:val="none"/>
        </w:rPr>
        <w:t xml:space="preserve">    英大长安保险经纪有限公司</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保险工程名称</w:t>
      </w:r>
    </w:p>
    <w:p>
      <w:pPr>
        <w:shd w:val="clear"/>
        <w:tabs>
          <w:tab w:val="left" w:pos="1620"/>
        </w:tabs>
        <w:spacing w:line="560" w:lineRule="exact"/>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lang w:eastAsia="zh-CN"/>
        </w:rPr>
        <w:t>工程</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险种</w:t>
      </w:r>
    </w:p>
    <w:p>
      <w:pPr>
        <w:shd w:val="clear"/>
        <w:snapToGrid w:val="0"/>
        <w:spacing w:line="560" w:lineRule="exact"/>
        <w:ind w:firstLine="640" w:firstLineChars="200"/>
        <w:textAlignment w:val="baseline"/>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color w:val="auto"/>
          <w:sz w:val="32"/>
          <w:szCs w:val="32"/>
          <w:highlight w:val="none"/>
        </w:rPr>
        <w:t>安装工程一切险</w:t>
      </w:r>
    </w:p>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适用条款</w:t>
      </w:r>
    </w:p>
    <w:p>
      <w:pPr>
        <w:shd w:val="clear"/>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适用保险公司报备的《安装工程一切险条款》。当标准条款与扩展条款和特别约定内容相悖时，以扩展条款和特别约定为准，当扩展条款与特别约定内容相悖时，以特别约定为准。</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保险</w:t>
      </w:r>
      <w:r>
        <w:rPr>
          <w:rFonts w:hint="eastAsia" w:ascii="仿宋_GB2312" w:hAnsi="仿宋_GB2312" w:eastAsia="仿宋_GB2312" w:cs="仿宋_GB2312"/>
          <w:b/>
          <w:color w:val="auto"/>
          <w:sz w:val="32"/>
          <w:szCs w:val="32"/>
          <w:highlight w:val="none"/>
        </w:rPr>
        <w:t>项目及保险金额/赔偿限额</w:t>
      </w:r>
    </w:p>
    <w:p>
      <w:p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第一部分  物质损失</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（一）保险项目及保险金额   </w:t>
      </w:r>
    </w:p>
    <w:tbl>
      <w:tblPr>
        <w:tblStyle w:val="11"/>
        <w:tblW w:w="0" w:type="auto"/>
        <w:jc w:val="center"/>
        <w:tblLayout w:type="fixed"/>
        <w:tblCellMar>
          <w:top w:w="0" w:type="dxa"/>
          <w:left w:w="0" w:type="dxa"/>
          <w:bottom w:w="0" w:type="dxa"/>
          <w:right w:w="0" w:type="dxa"/>
        </w:tblCellMar>
      </w:tblPr>
      <w:tblGrid>
        <w:gridCol w:w="6041"/>
        <w:gridCol w:w="3015"/>
      </w:tblGrid>
      <w:tr>
        <w:tblPrEx>
          <w:tblCellMar>
            <w:top w:w="0" w:type="dxa"/>
            <w:left w:w="0" w:type="dxa"/>
            <w:bottom w:w="0" w:type="dxa"/>
            <w:right w:w="0" w:type="dxa"/>
          </w:tblCellMar>
        </w:tblPrEx>
        <w:trPr>
          <w:trHeight w:val="499" w:hRule="atLeast"/>
          <w:jc w:val="center"/>
        </w:trPr>
        <w:tc>
          <w:tcPr>
            <w:tcW w:w="6041" w:type="dxa"/>
            <w:tcBorders>
              <w:top w:val="single" w:color="auto" w:sz="4" w:space="0"/>
              <w:left w:val="single" w:color="auto" w:sz="4" w:space="0"/>
              <w:bottom w:val="single" w:color="auto" w:sz="4" w:space="0"/>
              <w:right w:val="single" w:color="auto" w:sz="4" w:space="0"/>
            </w:tcBorders>
            <w:noWrap w:val="0"/>
            <w:tcMar>
              <w:top w:w="15" w:type="dxa"/>
              <w:left w:w="15" w:type="dxa"/>
              <w:right w:w="15" w:type="dxa"/>
            </w:tcMar>
            <w:vAlign w:val="center"/>
          </w:tcPr>
          <w:p>
            <w:pPr>
              <w:widowControl/>
              <w:shd w:val="clear"/>
              <w:jc w:val="center"/>
              <w:textAlignment w:val="center"/>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b/>
                <w:color w:val="auto"/>
                <w:sz w:val="32"/>
                <w:szCs w:val="32"/>
                <w:highlight w:val="none"/>
              </w:rPr>
              <w:t>项目名称</w:t>
            </w:r>
          </w:p>
        </w:tc>
        <w:tc>
          <w:tcPr>
            <w:tcW w:w="3015" w:type="dxa"/>
            <w:tcBorders>
              <w:top w:val="single" w:color="auto" w:sz="4" w:space="0"/>
              <w:left w:val="nil"/>
              <w:bottom w:val="single" w:color="auto" w:sz="4" w:space="0"/>
              <w:right w:val="single" w:color="auto" w:sz="4" w:space="0"/>
            </w:tcBorders>
            <w:noWrap w:val="0"/>
            <w:tcMar>
              <w:top w:w="15" w:type="dxa"/>
              <w:left w:w="15" w:type="dxa"/>
              <w:right w:w="15" w:type="dxa"/>
            </w:tcMar>
            <w:vAlign w:val="center"/>
          </w:tcPr>
          <w:p>
            <w:pPr>
              <w:widowControl/>
              <w:shd w:val="clear"/>
              <w:jc w:val="center"/>
              <w:textAlignment w:val="center"/>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b/>
                <w:color w:val="auto"/>
                <w:sz w:val="32"/>
                <w:szCs w:val="32"/>
                <w:highlight w:val="none"/>
              </w:rPr>
              <w:t>保险金额（万元）</w:t>
            </w:r>
          </w:p>
        </w:tc>
      </w:tr>
      <w:tr>
        <w:tblPrEx>
          <w:tblCellMar>
            <w:top w:w="0" w:type="dxa"/>
            <w:left w:w="0" w:type="dxa"/>
            <w:bottom w:w="0" w:type="dxa"/>
            <w:right w:w="0" w:type="dxa"/>
          </w:tblCellMar>
        </w:tblPrEx>
        <w:trPr>
          <w:trHeight w:val="499" w:hRule="atLeast"/>
          <w:jc w:val="center"/>
        </w:trPr>
        <w:tc>
          <w:tcPr>
            <w:tcW w:w="6041" w:type="dxa"/>
            <w:tcBorders>
              <w:top w:val="single" w:color="auto" w:sz="4" w:space="0"/>
              <w:left w:val="single" w:color="auto" w:sz="4" w:space="0"/>
              <w:bottom w:val="single" w:color="auto" w:sz="4" w:space="0"/>
              <w:right w:val="single" w:color="auto" w:sz="4" w:space="0"/>
            </w:tcBorders>
            <w:noWrap w:val="0"/>
            <w:tcMar>
              <w:top w:w="15" w:type="dxa"/>
              <w:left w:w="15" w:type="dxa"/>
              <w:right w:w="15" w:type="dxa"/>
            </w:tcMar>
            <w:vAlign w:val="center"/>
          </w:tcPr>
          <w:p>
            <w:pPr>
              <w:shd w:val="clear"/>
              <w:spacing w:line="560" w:lineRule="exact"/>
              <w:rPr>
                <w:rFonts w:hint="eastAsia" w:ascii="仿宋_GB2312" w:hAnsi="仿宋_GB2312" w:eastAsia="仿宋_GB2312" w:cs="仿宋_GB2312"/>
                <w:color w:val="auto"/>
                <w:kern w:val="0"/>
                <w:sz w:val="32"/>
                <w:szCs w:val="32"/>
                <w:highlight w:val="none"/>
              </w:rPr>
            </w:pPr>
          </w:p>
        </w:tc>
        <w:tc>
          <w:tcPr>
            <w:tcW w:w="3015" w:type="dxa"/>
            <w:tcBorders>
              <w:top w:val="single" w:color="auto" w:sz="4" w:space="0"/>
              <w:left w:val="nil"/>
              <w:bottom w:val="single" w:color="auto" w:sz="4" w:space="0"/>
              <w:right w:val="single" w:color="auto" w:sz="4" w:space="0"/>
            </w:tcBorders>
            <w:noWrap w:val="0"/>
            <w:tcMar>
              <w:top w:w="15" w:type="dxa"/>
              <w:left w:w="15" w:type="dxa"/>
              <w:right w:w="15" w:type="dxa"/>
            </w:tcMar>
            <w:vAlign w:val="center"/>
          </w:tcPr>
          <w:p>
            <w:pPr>
              <w:widowControl/>
              <w:shd w:val="clear"/>
              <w:jc w:val="right"/>
              <w:textAlignment w:val="center"/>
              <w:rPr>
                <w:rFonts w:hint="eastAsia" w:ascii="仿宋_GB2312" w:hAnsi="仿宋_GB2312" w:eastAsia="仿宋_GB2312" w:cs="仿宋_GB2312"/>
                <w:bCs/>
                <w:color w:val="auto"/>
                <w:sz w:val="32"/>
                <w:szCs w:val="32"/>
                <w:highlight w:val="none"/>
                <w:lang w:val="en-US" w:eastAsia="zh-CN"/>
              </w:rPr>
            </w:pPr>
          </w:p>
        </w:tc>
      </w:tr>
      <w:tr>
        <w:tblPrEx>
          <w:tblCellMar>
            <w:top w:w="0" w:type="dxa"/>
            <w:left w:w="0" w:type="dxa"/>
            <w:bottom w:w="0" w:type="dxa"/>
            <w:right w:w="0" w:type="dxa"/>
          </w:tblCellMar>
        </w:tblPrEx>
        <w:trPr>
          <w:trHeight w:val="499" w:hRule="atLeast"/>
          <w:jc w:val="center"/>
        </w:trPr>
        <w:tc>
          <w:tcPr>
            <w:tcW w:w="6041" w:type="dxa"/>
            <w:tcBorders>
              <w:top w:val="single" w:color="auto" w:sz="4" w:space="0"/>
              <w:left w:val="single" w:color="auto" w:sz="4" w:space="0"/>
              <w:bottom w:val="single" w:color="auto" w:sz="4" w:space="0"/>
              <w:right w:val="single" w:color="auto" w:sz="4" w:space="0"/>
            </w:tcBorders>
            <w:noWrap w:val="0"/>
            <w:tcMar>
              <w:top w:w="15" w:type="dxa"/>
              <w:left w:w="15" w:type="dxa"/>
              <w:right w:w="15" w:type="dxa"/>
            </w:tcMar>
            <w:vAlign w:val="center"/>
          </w:tcPr>
          <w:p>
            <w:pPr>
              <w:widowControl/>
              <w:shd w:val="clear"/>
              <w:jc w:val="center"/>
              <w:textAlignment w:val="center"/>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合计</w:t>
            </w:r>
          </w:p>
        </w:tc>
        <w:tc>
          <w:tcPr>
            <w:tcW w:w="3015" w:type="dxa"/>
            <w:tcBorders>
              <w:top w:val="single" w:color="auto" w:sz="4" w:space="0"/>
              <w:left w:val="nil"/>
              <w:bottom w:val="single" w:color="auto" w:sz="4" w:space="0"/>
              <w:right w:val="single" w:color="auto" w:sz="4" w:space="0"/>
            </w:tcBorders>
            <w:noWrap w:val="0"/>
            <w:tcMar>
              <w:top w:w="15" w:type="dxa"/>
              <w:left w:w="15" w:type="dxa"/>
              <w:right w:w="15" w:type="dxa"/>
            </w:tcMar>
            <w:vAlign w:val="center"/>
          </w:tcPr>
          <w:p>
            <w:pPr>
              <w:widowControl/>
              <w:shd w:val="clear"/>
              <w:jc w:val="right"/>
              <w:textAlignment w:val="center"/>
              <w:rPr>
                <w:rFonts w:hint="eastAsia" w:ascii="仿宋_GB2312" w:hAnsi="仿宋_GB2312" w:eastAsia="仿宋_GB2312" w:cs="仿宋_GB2312"/>
                <w:b/>
                <w:bCs/>
                <w:color w:val="auto"/>
                <w:kern w:val="0"/>
                <w:sz w:val="32"/>
                <w:szCs w:val="32"/>
                <w:highlight w:val="none"/>
                <w:lang w:val="en-US" w:eastAsia="zh-CN"/>
              </w:rPr>
            </w:pPr>
          </w:p>
        </w:tc>
      </w:tr>
    </w:tbl>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（保险金额明细表详见附件1）</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（二）特种危险赔偿限额：</w:t>
      </w:r>
    </w:p>
    <w:p>
      <w:pPr>
        <w:shd w:val="clear"/>
        <w:spacing w:line="560" w:lineRule="exact"/>
        <w:ind w:firstLine="1920" w:firstLineChars="600"/>
        <w:rPr>
          <w:rFonts w:hint="eastAsia" w:ascii="仿宋_GB2312" w:hAnsi="仿宋_GB2312" w:eastAsia="仿宋_GB2312" w:cs="仿宋_GB2312"/>
          <w:color w:val="auto"/>
          <w:sz w:val="32"/>
          <w:szCs w:val="32"/>
          <w:highlight w:val="none"/>
          <w:u w:val="single"/>
        </w:rPr>
      </w:pPr>
      <w:r>
        <w:rPr>
          <w:rFonts w:hint="eastAsia" w:ascii="仿宋_GB2312" w:hAnsi="仿宋_GB2312" w:eastAsia="仿宋_GB2312" w:cs="仿宋_GB2312"/>
          <w:color w:val="auto"/>
          <w:sz w:val="32"/>
          <w:szCs w:val="32"/>
          <w:highlight w:val="none"/>
          <w:u w:val="single"/>
        </w:rPr>
        <w:t>危险种类</w:t>
      </w:r>
      <w:r>
        <w:rPr>
          <w:rFonts w:hint="eastAsia" w:ascii="仿宋_GB2312" w:hAnsi="仿宋_GB2312" w:eastAsia="仿宋_GB2312" w:cs="仿宋_GB2312"/>
          <w:color w:val="auto"/>
          <w:sz w:val="32"/>
          <w:szCs w:val="32"/>
          <w:highlight w:val="none"/>
        </w:rPr>
        <w:t xml:space="preserve">                            </w:t>
      </w:r>
      <w:r>
        <w:rPr>
          <w:rFonts w:hint="eastAsia" w:ascii="仿宋_GB2312" w:hAnsi="仿宋_GB2312" w:eastAsia="仿宋_GB2312" w:cs="仿宋_GB2312"/>
          <w:color w:val="auto"/>
          <w:sz w:val="32"/>
          <w:szCs w:val="32"/>
          <w:highlight w:val="none"/>
          <w:u w:val="single"/>
        </w:rPr>
        <w:t>赔偿限额</w:t>
      </w:r>
    </w:p>
    <w:p>
      <w:pPr>
        <w:shd w:val="clear"/>
        <w:spacing w:line="560" w:lineRule="exact"/>
        <w:ind w:firstLine="1600" w:firstLineChars="5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地震、洪水                             80％</w:t>
      </w:r>
    </w:p>
    <w:p>
      <w:p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第二部分  第三者责任</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3312"/>
        <w:gridCol w:w="3213"/>
        <w:gridCol w:w="2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8" w:type="dxa"/>
            <w:noWrap w:val="0"/>
            <w:vAlign w:val="center"/>
          </w:tcPr>
          <w:p>
            <w:pPr>
              <w:shd w:val="clear"/>
              <w:autoSpaceDN w:val="0"/>
              <w:jc w:val="center"/>
              <w:textAlignment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序号</w:t>
            </w:r>
          </w:p>
        </w:tc>
        <w:tc>
          <w:tcPr>
            <w:tcW w:w="3312" w:type="dxa"/>
            <w:noWrap w:val="0"/>
            <w:vAlign w:val="center"/>
          </w:tcPr>
          <w:p>
            <w:pPr>
              <w:shd w:val="clear"/>
              <w:autoSpaceDN w:val="0"/>
              <w:jc w:val="center"/>
              <w:textAlignment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项目名称</w:t>
            </w:r>
          </w:p>
        </w:tc>
        <w:tc>
          <w:tcPr>
            <w:tcW w:w="3213" w:type="dxa"/>
            <w:noWrap w:val="0"/>
            <w:vAlign w:val="center"/>
          </w:tcPr>
          <w:p>
            <w:pPr>
              <w:shd w:val="clear"/>
              <w:autoSpaceDN w:val="0"/>
              <w:jc w:val="center"/>
              <w:textAlignment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每次事故赔偿限额</w:t>
            </w:r>
          </w:p>
        </w:tc>
        <w:tc>
          <w:tcPr>
            <w:tcW w:w="2039" w:type="dxa"/>
            <w:noWrap w:val="0"/>
            <w:vAlign w:val="center"/>
          </w:tcPr>
          <w:p>
            <w:pPr>
              <w:shd w:val="clear"/>
              <w:autoSpaceDN w:val="0"/>
              <w:jc w:val="center"/>
              <w:textAlignment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累计赔偿限额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938" w:type="dxa"/>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w:t>
            </w:r>
          </w:p>
        </w:tc>
        <w:tc>
          <w:tcPr>
            <w:tcW w:w="3312" w:type="dxa"/>
            <w:noWrap w:val="0"/>
            <w:vAlign w:val="center"/>
          </w:tcPr>
          <w:p>
            <w:pPr>
              <w:shd w:val="clear"/>
              <w:spacing w:line="560" w:lineRule="exact"/>
              <w:rPr>
                <w:rFonts w:hint="eastAsia" w:ascii="仿宋_GB2312" w:hAnsi="仿宋_GB2312" w:eastAsia="仿宋_GB2312" w:cs="仿宋_GB2312"/>
                <w:color w:val="auto"/>
                <w:sz w:val="32"/>
                <w:szCs w:val="32"/>
                <w:highlight w:val="none"/>
              </w:rPr>
            </w:pPr>
          </w:p>
        </w:tc>
        <w:tc>
          <w:tcPr>
            <w:tcW w:w="3213" w:type="dxa"/>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人民币2,000万元</w:t>
            </w:r>
          </w:p>
          <w:p>
            <w:pPr>
              <w:shd w:val="clear"/>
              <w:autoSpaceDN w:val="0"/>
              <w:jc w:val="center"/>
              <w:textAlignment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其中每人赔偿限额</w:t>
            </w:r>
          </w:p>
          <w:p>
            <w:pPr>
              <w:shd w:val="clear"/>
              <w:autoSpaceDN w:val="0"/>
              <w:jc w:val="center"/>
              <w:textAlignment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人民币200万元</w:t>
            </w:r>
          </w:p>
        </w:tc>
        <w:tc>
          <w:tcPr>
            <w:tcW w:w="2039" w:type="dxa"/>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5000万元</w:t>
            </w:r>
          </w:p>
        </w:tc>
      </w:tr>
    </w:tbl>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每次</w:t>
      </w:r>
      <w:r>
        <w:rPr>
          <w:rFonts w:hint="eastAsia" w:ascii="仿宋_GB2312" w:hAnsi="仿宋_GB2312" w:eastAsia="仿宋_GB2312" w:cs="仿宋_GB2312"/>
          <w:b/>
          <w:color w:val="auto"/>
          <w:sz w:val="32"/>
          <w:szCs w:val="32"/>
          <w:highlight w:val="none"/>
        </w:rPr>
        <w:t>事故绝对免赔额</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（一）适用于物质损失部分：人民币10,000.00元</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（二）适用于第三者责任部分</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1.财产损失：人民币3,000.00元</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2.人身伤亡：无免赔额</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保险</w:t>
      </w:r>
      <w:r>
        <w:rPr>
          <w:rFonts w:hint="eastAsia" w:ascii="仿宋_GB2312" w:hAnsi="仿宋_GB2312" w:eastAsia="仿宋_GB2312" w:cs="仿宋_GB2312"/>
          <w:b/>
          <w:color w:val="auto"/>
          <w:sz w:val="32"/>
          <w:szCs w:val="32"/>
          <w:highlight w:val="none"/>
        </w:rPr>
        <w:t>期限</w:t>
      </w:r>
    </w:p>
    <w:p>
      <w:pPr>
        <w:widowControl/>
        <w:shd w:val="clear"/>
        <w:spacing w:line="560" w:lineRule="exact"/>
        <w:ind w:firstLine="643" w:firstLineChars="200"/>
        <w:textAlignment w:val="baseline"/>
        <w:rPr>
          <w:rFonts w:hint="eastAsia" w:ascii="仿宋_GB2312" w:hAnsi="仿宋_GB2312" w:eastAsia="仿宋_GB2312" w:cs="仿宋_GB2312"/>
          <w:b/>
          <w:bCs/>
          <w:color w:val="auto"/>
          <w:kern w:val="0"/>
          <w:sz w:val="32"/>
          <w:szCs w:val="32"/>
          <w:highlight w:val="none"/>
          <w:lang w:eastAsia="zh-CN"/>
        </w:rPr>
      </w:pPr>
      <w:r>
        <w:rPr>
          <w:rFonts w:hint="eastAsia" w:ascii="仿宋_GB2312" w:hAnsi="仿宋_GB2312" w:eastAsia="仿宋_GB2312" w:cs="仿宋_GB2312"/>
          <w:b/>
          <w:bCs/>
          <w:color w:val="auto"/>
          <w:kern w:val="0"/>
          <w:sz w:val="32"/>
          <w:szCs w:val="32"/>
          <w:highlight w:val="none"/>
          <w:u w:val="single"/>
          <w:lang w:val="en-US" w:eastAsia="zh-CN"/>
        </w:rPr>
        <w:t xml:space="preserve">    </w:t>
      </w:r>
      <w:r>
        <w:rPr>
          <w:rFonts w:hint="eastAsia" w:ascii="仿宋_GB2312" w:hAnsi="仿宋_GB2312" w:eastAsia="仿宋_GB2312" w:cs="仿宋_GB2312"/>
          <w:b/>
          <w:bCs/>
          <w:color w:val="auto"/>
          <w:kern w:val="0"/>
          <w:sz w:val="32"/>
          <w:szCs w:val="32"/>
          <w:highlight w:val="none"/>
          <w:lang w:eastAsia="zh-CN"/>
        </w:rPr>
        <w:t>工程</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1.建筑安装期：自</w:t>
      </w:r>
      <w:r>
        <w:rPr>
          <w:rFonts w:hint="eastAsia" w:ascii="仿宋_GB2312" w:hAnsi="仿宋_GB2312" w:eastAsia="仿宋_GB2312" w:cs="仿宋_GB2312"/>
          <w:color w:val="auto"/>
          <w:kern w:val="0"/>
          <w:sz w:val="32"/>
          <w:szCs w:val="32"/>
          <w:highlight w:val="none"/>
          <w:lang w:eastAsia="zh-CN"/>
        </w:rPr>
        <w:t>合同签署之日零时</w:t>
      </w:r>
      <w:r>
        <w:rPr>
          <w:rFonts w:hint="eastAsia" w:ascii="仿宋_GB2312" w:hAnsi="仿宋_GB2312" w:eastAsia="仿宋_GB2312" w:cs="仿宋_GB2312"/>
          <w:color w:val="auto"/>
          <w:kern w:val="0"/>
          <w:sz w:val="32"/>
          <w:szCs w:val="32"/>
          <w:highlight w:val="none"/>
        </w:rPr>
        <w:t>起至</w:t>
      </w:r>
      <w:r>
        <w:rPr>
          <w:rFonts w:hint="eastAsia" w:ascii="仿宋_GB2312" w:hAnsi="仿宋_GB2312" w:eastAsia="仿宋_GB2312" w:cs="仿宋_GB2312"/>
          <w:color w:val="auto"/>
          <w:kern w:val="0"/>
          <w:sz w:val="32"/>
          <w:szCs w:val="32"/>
          <w:highlight w:val="none"/>
          <w:lang w:val="en-US" w:eastAsia="zh-CN"/>
        </w:rPr>
        <w:t>计划竣工时间（详见下表）</w:t>
      </w:r>
      <w:r>
        <w:rPr>
          <w:rFonts w:hint="eastAsia" w:ascii="仿宋_GB2312" w:hAnsi="仿宋_GB2312" w:eastAsia="仿宋_GB2312" w:cs="仿宋_GB2312"/>
          <w:color w:val="auto"/>
          <w:kern w:val="0"/>
          <w:sz w:val="32"/>
          <w:szCs w:val="32"/>
          <w:highlight w:val="none"/>
        </w:rPr>
        <w:t>二十四时止。</w:t>
      </w:r>
      <w:r>
        <w:rPr>
          <w:rFonts w:hint="eastAsia" w:ascii="仿宋_GB2312" w:hAnsi="仿宋_GB2312" w:eastAsia="仿宋_GB2312" w:cs="仿宋_GB2312"/>
          <w:color w:val="auto"/>
          <w:kern w:val="0"/>
          <w:sz w:val="32"/>
          <w:szCs w:val="32"/>
          <w:highlight w:val="none"/>
          <w:lang w:eastAsia="zh-CN"/>
        </w:rPr>
        <w:t>如工程未按计划时间竣工，保险期限相应顺延至实际竣工时间（</w:t>
      </w:r>
      <w:r>
        <w:rPr>
          <w:rFonts w:hint="eastAsia" w:ascii="仿宋_GB2312" w:hAnsi="仿宋_GB2312" w:eastAsia="仿宋_GB2312" w:cs="仿宋_GB2312"/>
          <w:color w:val="auto"/>
          <w:kern w:val="0"/>
          <w:sz w:val="32"/>
          <w:szCs w:val="32"/>
          <w:highlight w:val="none"/>
          <w:lang w:val="en-US" w:eastAsia="zh-CN"/>
        </w:rPr>
        <w:t>投保人应在计划竣工时间前提前及时告知保险人</w:t>
      </w:r>
      <w:r>
        <w:rPr>
          <w:rFonts w:hint="eastAsia" w:ascii="仿宋_GB2312" w:hAnsi="仿宋_GB2312" w:eastAsia="仿宋_GB2312" w:cs="仿宋_GB2312"/>
          <w:color w:val="auto"/>
          <w:kern w:val="0"/>
          <w:sz w:val="32"/>
          <w:szCs w:val="32"/>
          <w:highlight w:val="none"/>
          <w:lang w:eastAsia="zh-CN"/>
        </w:rPr>
        <w:t>）。</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注：建筑安装期包括工程的土建、安装及试车期。其中试车期包括启动调试和试运行工期。</w:t>
      </w:r>
    </w:p>
    <w:p>
      <w:pPr>
        <w:widowControl/>
        <w:shd w:val="clear"/>
        <w:spacing w:line="560" w:lineRule="exact"/>
        <w:ind w:firstLine="640" w:firstLineChars="200"/>
        <w:textAlignment w:val="baseline"/>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2.保证期：24个月。</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80"/>
        <w:gridCol w:w="4725"/>
        <w:gridCol w:w="1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序号</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工程名称</w:t>
            </w:r>
          </w:p>
        </w:tc>
        <w:tc>
          <w:tcPr>
            <w:tcW w:w="1562"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b/>
                <w:bCs/>
                <w:i w:val="0"/>
                <w:iCs w:val="0"/>
                <w:color w:val="auto"/>
                <w:sz w:val="22"/>
                <w:szCs w:val="22"/>
                <w:highlight w:val="none"/>
                <w:u w:val="none"/>
              </w:rPr>
            </w:pPr>
            <w:r>
              <w:rPr>
                <w:rFonts w:hint="eastAsia" w:ascii="仿宋_GB2312" w:hAnsi="仿宋_GB2312" w:eastAsia="仿宋_GB2312" w:cs="仿宋_GB2312"/>
                <w:b/>
                <w:bCs/>
                <w:i w:val="0"/>
                <w:iCs w:val="0"/>
                <w:color w:val="auto"/>
                <w:kern w:val="0"/>
                <w:sz w:val="22"/>
                <w:szCs w:val="22"/>
                <w:highlight w:val="none"/>
                <w:u w:val="none"/>
                <w:lang w:val="en-US" w:eastAsia="zh-CN" w:bidi="ar"/>
              </w:rPr>
              <w:t>计划竣工时间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1</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陕西～河南±800千伏直流输电工程</w:t>
            </w:r>
          </w:p>
        </w:tc>
        <w:tc>
          <w:tcPr>
            <w:tcW w:w="1562" w:type="dxa"/>
            <w:shd w:val="clear" w:color="auto" w:fill="auto"/>
            <w:noWrap/>
            <w:vAlign w:val="center"/>
          </w:tcPr>
          <w:p>
            <w:pPr>
              <w:keepNext w:val="0"/>
              <w:keepLines w:val="0"/>
              <w:widowControl/>
              <w:suppressLineNumbers w:val="0"/>
              <w:shd w:val="clear"/>
              <w:jc w:val="center"/>
              <w:textAlignment w:val="center"/>
              <w:rPr>
                <w:rFonts w:hint="default"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2029.3.31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w:t>
            </w:r>
          </w:p>
        </w:tc>
        <w:tc>
          <w:tcPr>
            <w:tcW w:w="4725" w:type="dxa"/>
            <w:shd w:val="clear" w:color="auto" w:fill="auto"/>
            <w:noWrap/>
            <w:vAlign w:val="center"/>
          </w:tcPr>
          <w:p>
            <w:pPr>
              <w:keepNext w:val="0"/>
              <w:keepLines w:val="0"/>
              <w:widowControl/>
              <w:suppressLineNumbers w:val="0"/>
              <w:shd w:val="clear"/>
              <w:jc w:val="center"/>
              <w:textAlignment w:val="center"/>
              <w:rPr>
                <w:rFonts w:hint="eastAsia"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鲁苏背靠背联网工程</w:t>
            </w:r>
          </w:p>
        </w:tc>
        <w:tc>
          <w:tcPr>
            <w:tcW w:w="1562" w:type="dxa"/>
            <w:shd w:val="clear" w:color="auto" w:fill="auto"/>
            <w:noWrap/>
            <w:vAlign w:val="center"/>
          </w:tcPr>
          <w:p>
            <w:pPr>
              <w:keepNext w:val="0"/>
              <w:keepLines w:val="0"/>
              <w:widowControl/>
              <w:suppressLineNumbers w:val="0"/>
              <w:shd w:val="clear"/>
              <w:jc w:val="center"/>
              <w:textAlignment w:val="center"/>
              <w:rPr>
                <w:rFonts w:hint="default" w:ascii="仿宋_GB2312" w:hAnsi="仿宋_GB2312" w:eastAsia="仿宋_GB2312" w:cs="仿宋_GB2312"/>
                <w:i w:val="0"/>
                <w:iCs w:val="0"/>
                <w:color w:val="auto"/>
                <w:kern w:val="0"/>
                <w:sz w:val="22"/>
                <w:szCs w:val="22"/>
                <w:highlight w:val="none"/>
                <w:u w:val="none"/>
                <w:lang w:val="en-US" w:eastAsia="zh-CN" w:bidi="ar"/>
              </w:rPr>
            </w:pPr>
            <w:r>
              <w:rPr>
                <w:rFonts w:hint="eastAsia" w:ascii="仿宋_GB2312" w:hAnsi="仿宋_GB2312" w:eastAsia="仿宋_GB2312" w:cs="仿宋_GB2312"/>
                <w:i w:val="0"/>
                <w:iCs w:val="0"/>
                <w:color w:val="auto"/>
                <w:kern w:val="0"/>
                <w:sz w:val="22"/>
                <w:szCs w:val="22"/>
                <w:highlight w:val="none"/>
                <w:u w:val="none"/>
                <w:lang w:val="en-US" w:eastAsia="zh-CN" w:bidi="ar"/>
              </w:rPr>
              <w:t>2027.12.31</w:t>
            </w:r>
          </w:p>
        </w:tc>
      </w:tr>
    </w:tbl>
    <w:p>
      <w:pPr>
        <w:numPr>
          <w:ilvl w:val="0"/>
          <w:numId w:val="6"/>
        </w:num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保险费率及保险费</w:t>
      </w:r>
    </w:p>
    <w:p>
      <w:p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（一）保险费率</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1.含税保险费率：</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rPr>
        <w:t>‰</w:t>
      </w:r>
    </w:p>
    <w:p>
      <w:pPr>
        <w:shd w:val="clear"/>
        <w:snapToGrid w:val="0"/>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2.增值税税率：6%</w:t>
      </w:r>
    </w:p>
    <w:p>
      <w:pPr>
        <w:shd w:val="clear"/>
        <w:snapToGrid w:val="0"/>
        <w:spacing w:line="560" w:lineRule="exact"/>
        <w:ind w:firstLine="643" w:firstLineChars="200"/>
        <w:rPr>
          <w:rFonts w:hint="eastAsia" w:ascii="仿宋_GB2312" w:hAnsi="仿宋_GB2312" w:eastAsia="仿宋_GB2312" w:cs="仿宋_GB2312"/>
          <w:b/>
          <w:color w:val="auto"/>
          <w:kern w:val="0"/>
          <w:sz w:val="32"/>
          <w:szCs w:val="32"/>
          <w:highlight w:val="none"/>
        </w:rPr>
      </w:pPr>
      <w:r>
        <w:rPr>
          <w:rFonts w:hint="eastAsia" w:ascii="仿宋_GB2312" w:hAnsi="仿宋_GB2312" w:eastAsia="仿宋_GB2312" w:cs="仿宋_GB2312"/>
          <w:b/>
          <w:color w:val="auto"/>
          <w:kern w:val="0"/>
          <w:sz w:val="32"/>
          <w:szCs w:val="32"/>
          <w:highlight w:val="none"/>
        </w:rPr>
        <w:t>（二）保险费</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1.不含税保险费</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不含税保险费金额为人民币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 xml:space="preserve">元  </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2.增值税</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增值税金额为人民币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 xml:space="preserve">元  </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3.含税保险费</w:t>
      </w:r>
    </w:p>
    <w:p>
      <w:pPr>
        <w:shd w:val="clear"/>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含税保险费金额为人民币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元</w:t>
      </w:r>
    </w:p>
    <w:p>
      <w:pPr>
        <w:shd w:val="clear"/>
        <w:spacing w:line="560" w:lineRule="exact"/>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 xml:space="preserve">   （大写：人民币</w:t>
      </w:r>
      <w:r>
        <w:rPr>
          <w:rFonts w:hint="eastAsia" w:ascii="仿宋_GB2312" w:hAnsi="仿宋_GB2312" w:eastAsia="仿宋_GB2312" w:cs="仿宋_GB2312"/>
          <w:color w:val="auto"/>
          <w:kern w:val="0"/>
          <w:sz w:val="32"/>
          <w:szCs w:val="32"/>
          <w:highlight w:val="none"/>
          <w:u w:val="single"/>
          <w:lang w:val="en-US" w:eastAsia="zh-CN"/>
        </w:rPr>
        <w:t xml:space="preserve">            </w:t>
      </w:r>
      <w:r>
        <w:rPr>
          <w:rFonts w:hint="eastAsia" w:ascii="仿宋_GB2312" w:hAnsi="仿宋_GB2312" w:eastAsia="仿宋_GB2312" w:cs="仿宋_GB2312"/>
          <w:color w:val="auto"/>
          <w:kern w:val="0"/>
          <w:sz w:val="32"/>
          <w:szCs w:val="32"/>
          <w:highlight w:val="none"/>
        </w:rPr>
        <w:t>）</w:t>
      </w:r>
    </w:p>
    <w:p>
      <w:pPr>
        <w:shd w:val="clear"/>
        <w:snapToGrid w:val="0"/>
        <w:spacing w:line="560" w:lineRule="exact"/>
        <w:ind w:firstLine="640" w:firstLineChars="200"/>
        <w:rPr>
          <w:rFonts w:hint="eastAsia"/>
          <w:color w:val="auto"/>
          <w:highlight w:val="none"/>
        </w:rPr>
      </w:pPr>
      <w:r>
        <w:rPr>
          <w:rFonts w:hint="eastAsia" w:ascii="仿宋_GB2312" w:hAnsi="仿宋_GB2312" w:eastAsia="仿宋_GB2312" w:cs="仿宋_GB2312"/>
          <w:color w:val="auto"/>
          <w:kern w:val="0"/>
          <w:sz w:val="32"/>
          <w:szCs w:val="32"/>
          <w:highlight w:val="none"/>
          <w:lang w:eastAsia="zh-CN"/>
        </w:rPr>
        <w:t>注：本合同约定的含税保险费为</w:t>
      </w:r>
      <w:r>
        <w:rPr>
          <w:rFonts w:hint="eastAsia" w:ascii="仿宋_GB2312" w:hAnsi="仿宋_GB2312" w:eastAsia="仿宋_GB2312" w:cs="仿宋_GB2312"/>
          <w:color w:val="auto"/>
          <w:kern w:val="0"/>
          <w:sz w:val="32"/>
          <w:szCs w:val="32"/>
          <w:highlight w:val="none"/>
          <w:lang w:val="en-US" w:eastAsia="zh-CN"/>
        </w:rPr>
        <w:t>投保人</w:t>
      </w:r>
      <w:r>
        <w:rPr>
          <w:rFonts w:hint="eastAsia" w:ascii="仿宋_GB2312" w:hAnsi="仿宋_GB2312" w:eastAsia="仿宋_GB2312" w:cs="仿宋_GB2312"/>
          <w:color w:val="auto"/>
          <w:kern w:val="0"/>
          <w:sz w:val="32"/>
          <w:szCs w:val="32"/>
          <w:highlight w:val="none"/>
          <w:lang w:eastAsia="zh-CN"/>
        </w:rPr>
        <w:t>最终支付的全部费用，保险经纪佣金由</w:t>
      </w:r>
      <w:r>
        <w:rPr>
          <w:rFonts w:hint="eastAsia" w:ascii="仿宋_GB2312" w:hAnsi="仿宋_GB2312" w:eastAsia="仿宋_GB2312" w:cs="仿宋_GB2312"/>
          <w:color w:val="auto"/>
          <w:kern w:val="0"/>
          <w:sz w:val="32"/>
          <w:szCs w:val="32"/>
          <w:highlight w:val="none"/>
          <w:lang w:val="en-US" w:eastAsia="zh-CN"/>
        </w:rPr>
        <w:t>保险人</w:t>
      </w:r>
      <w:r>
        <w:rPr>
          <w:rFonts w:hint="eastAsia" w:ascii="仿宋_GB2312" w:hAnsi="仿宋_GB2312" w:eastAsia="仿宋_GB2312" w:cs="仿宋_GB2312"/>
          <w:color w:val="auto"/>
          <w:kern w:val="0"/>
          <w:sz w:val="32"/>
          <w:szCs w:val="32"/>
          <w:highlight w:val="none"/>
          <w:lang w:eastAsia="zh-CN"/>
        </w:rPr>
        <w:t>自行向</w:t>
      </w:r>
      <w:r>
        <w:rPr>
          <w:rFonts w:hint="eastAsia" w:ascii="仿宋_GB2312" w:hAnsi="仿宋_GB2312" w:eastAsia="仿宋_GB2312" w:cs="仿宋_GB2312"/>
          <w:color w:val="auto"/>
          <w:kern w:val="0"/>
          <w:sz w:val="32"/>
          <w:szCs w:val="32"/>
          <w:highlight w:val="none"/>
          <w:lang w:val="en-US" w:eastAsia="zh-CN"/>
        </w:rPr>
        <w:t>保险经纪人</w:t>
      </w:r>
      <w:r>
        <w:rPr>
          <w:rFonts w:hint="eastAsia" w:ascii="仿宋_GB2312" w:hAnsi="仿宋_GB2312" w:eastAsia="仿宋_GB2312" w:cs="仿宋_GB2312"/>
          <w:color w:val="auto"/>
          <w:kern w:val="0"/>
          <w:sz w:val="32"/>
          <w:szCs w:val="32"/>
          <w:highlight w:val="none"/>
          <w:lang w:eastAsia="zh-CN"/>
        </w:rPr>
        <w:t>支付，</w:t>
      </w:r>
      <w:r>
        <w:rPr>
          <w:rFonts w:hint="eastAsia" w:ascii="仿宋_GB2312" w:hAnsi="仿宋_GB2312" w:eastAsia="仿宋_GB2312" w:cs="仿宋_GB2312"/>
          <w:color w:val="auto"/>
          <w:kern w:val="0"/>
          <w:sz w:val="32"/>
          <w:szCs w:val="32"/>
          <w:highlight w:val="none"/>
          <w:lang w:val="en-US" w:eastAsia="zh-CN"/>
        </w:rPr>
        <w:t>投保人</w:t>
      </w:r>
      <w:r>
        <w:rPr>
          <w:rFonts w:hint="eastAsia" w:ascii="仿宋_GB2312" w:hAnsi="仿宋_GB2312" w:eastAsia="仿宋_GB2312" w:cs="仿宋_GB2312"/>
          <w:color w:val="auto"/>
          <w:kern w:val="0"/>
          <w:sz w:val="32"/>
          <w:szCs w:val="32"/>
          <w:highlight w:val="none"/>
          <w:lang w:eastAsia="zh-CN"/>
        </w:rPr>
        <w:t>无需额外承担；佣金比例调整不影响本合同约定的保费金额。因保险费分期支付产生的尾差，以各单项工程的含税保费为准。保险费以物质损失部分的保险金额为计算基数，保险费率为工期综合费率，同时涵盖物质损失与第三者责任两方面的保障内容，包括保险基本条款、扩展条款和特别约定的保险责任。</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保险</w:t>
      </w:r>
      <w:r>
        <w:rPr>
          <w:rFonts w:hint="eastAsia" w:ascii="仿宋_GB2312" w:hAnsi="仿宋_GB2312" w:eastAsia="仿宋_GB2312" w:cs="仿宋_GB2312"/>
          <w:b/>
          <w:color w:val="auto"/>
          <w:sz w:val="32"/>
          <w:szCs w:val="32"/>
          <w:highlight w:val="none"/>
        </w:rPr>
        <w:t>经纪佣金</w:t>
      </w:r>
    </w:p>
    <w:p>
      <w:pPr>
        <w:widowControl/>
        <w:shd w:val="clear"/>
        <w:snapToGrid w:val="0"/>
        <w:spacing w:line="560" w:lineRule="exact"/>
        <w:ind w:firstLine="640" w:firstLineChars="200"/>
        <w:jc w:val="left"/>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符合国家金融监督管理总局的监管规定，原则上为监管规定佣金比例上限，如有合作协议以合作协议约定为准</w:t>
      </w:r>
      <w:r>
        <w:rPr>
          <w:rFonts w:hint="eastAsia" w:ascii="仿宋_GB2312" w:hAnsi="仿宋_GB2312" w:eastAsia="仿宋_GB2312" w:cs="仿宋_GB2312"/>
          <w:color w:val="auto"/>
          <w:sz w:val="32"/>
          <w:szCs w:val="32"/>
          <w:highlight w:val="none"/>
        </w:rPr>
        <w:t>。</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保险费及佣金支付结算</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见第一部分《合同协议书》第6条保险费及佣金。</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司法</w:t>
      </w:r>
      <w:r>
        <w:rPr>
          <w:rFonts w:hint="eastAsia" w:ascii="仿宋_GB2312" w:hAnsi="仿宋_GB2312" w:eastAsia="仿宋_GB2312" w:cs="仿宋_GB2312"/>
          <w:b/>
          <w:color w:val="auto"/>
          <w:sz w:val="32"/>
          <w:szCs w:val="32"/>
          <w:highlight w:val="none"/>
        </w:rPr>
        <w:t>管辖</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中华人民共和国司法管辖（不包括港澳台地区）</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扩展</w:t>
      </w:r>
      <w:r>
        <w:rPr>
          <w:rFonts w:hint="eastAsia" w:ascii="仿宋_GB2312" w:hAnsi="仿宋_GB2312" w:eastAsia="仿宋_GB2312" w:cs="仿宋_GB2312"/>
          <w:b/>
          <w:color w:val="auto"/>
          <w:sz w:val="32"/>
          <w:szCs w:val="32"/>
          <w:highlight w:val="none"/>
        </w:rPr>
        <w:t>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 罢工、暴乱及民众骚动保险条款（每次事故赔偿限额：人民币2,000万元）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 安装试车保险条款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(3) 保证期保险条款（24个月）</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bookmarkStart w:id="2" w:name="OLE_LINK2"/>
      <w:r>
        <w:rPr>
          <w:rFonts w:hint="eastAsia" w:ascii="仿宋_GB2312" w:hAnsi="仿宋_GB2312" w:eastAsia="仿宋_GB2312" w:cs="仿宋_GB2312"/>
          <w:color w:val="auto"/>
          <w:kern w:val="0"/>
          <w:sz w:val="32"/>
          <w:szCs w:val="32"/>
          <w:highlight w:val="none"/>
          <w:lang w:val="zh-CN"/>
        </w:rPr>
        <w:t>(4) 有限责任保证期保险条款（</w:t>
      </w:r>
      <w:r>
        <w:rPr>
          <w:rFonts w:hint="eastAsia" w:ascii="仿宋_GB2312" w:hAnsi="仿宋_GB2312" w:eastAsia="仿宋_GB2312" w:cs="仿宋_GB2312"/>
          <w:color w:val="auto"/>
          <w:kern w:val="0"/>
          <w:sz w:val="32"/>
          <w:szCs w:val="32"/>
          <w:highlight w:val="none"/>
          <w:lang w:val="en-US" w:eastAsia="zh-CN"/>
        </w:rPr>
        <w:t>24</w:t>
      </w:r>
      <w:r>
        <w:rPr>
          <w:rFonts w:hint="eastAsia" w:ascii="仿宋_GB2312" w:hAnsi="仿宋_GB2312" w:eastAsia="仿宋_GB2312" w:cs="仿宋_GB2312"/>
          <w:color w:val="auto"/>
          <w:kern w:val="0"/>
          <w:sz w:val="32"/>
          <w:szCs w:val="32"/>
          <w:highlight w:val="none"/>
          <w:lang w:val="zh-CN"/>
        </w:rPr>
        <w:t>个月）</w:t>
      </w:r>
    </w:p>
    <w:bookmarkEnd w:id="2"/>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(5) 设计师风险保险条款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(6) 空运费用保险条款（每次事故赔偿限额：人民币2,000万元）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(7) 错误和遗漏保险条款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(8) 运输险、工程险责任分摊保险条款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(9) 交叉责任保险条款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(10) 震动、移动或减弱支撑保险条款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(11) 工地外储存物保险条款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(12) 特别费用保险条款（每次事故赔偿限额:人民币2,000万元）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(13) 专业费用保险条款（每次事故赔偿限额：人民币2,000万元）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(14) 清除残骸费用保险条款（每次事故赔偿限额人民币5,000万元）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(15) 工程完工部分保险条款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(16) 工程图纸 、文件特别保险条款（每次事故赔偿限额人民币200万元）</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(17) 停工期间保单有效保险条款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(18) 保单有效期保险条款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(19) 抢险施救保险条款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(20) 自燃、鼠咬、虫蛀、鸟害保险条款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(21) 索赔费用保险条款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(22) 第三者定义保险条款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(23) 工地访问保险条款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(24) 第三方建（构）筑物裂缝责任保险条款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(25) 足额投保约定保险条款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(26) 工程延期保险条款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(27) 突然及意外污染责任保险条款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(28) 自然灾害责任保险条款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(29) 灭火相关费用保险条款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(30) 自动恢复保险金额保险条款</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(31) 合理设计变更保险条款</w:t>
      </w:r>
    </w:p>
    <w:p>
      <w:pPr>
        <w:shd w:val="clear"/>
        <w:snapToGrid w:val="0"/>
        <w:spacing w:line="560" w:lineRule="exact"/>
        <w:ind w:firstLine="640" w:firstLineChars="200"/>
        <w:rPr>
          <w:ins w:id="2" w:author="user" w:date="2026-08-07T12:46:01Z"/>
          <w:rFonts w:hint="eastAsia" w:ascii="仿宋_GB2312" w:hAnsi="仿宋_GB2312" w:eastAsia="仿宋_GB2312" w:cs="仿宋_GB2312"/>
          <w:color w:val="auto"/>
          <w:kern w:val="0"/>
          <w:sz w:val="32"/>
          <w:szCs w:val="32"/>
          <w:highlight w:val="none"/>
          <w:lang w:val="zh-CN"/>
        </w:rPr>
      </w:pPr>
      <w:r>
        <w:rPr>
          <w:rFonts w:hint="eastAsia" w:ascii="仿宋_GB2312" w:hAnsi="仿宋_GB2312" w:eastAsia="仿宋_GB2312" w:cs="仿宋_GB2312"/>
          <w:color w:val="auto"/>
          <w:kern w:val="0"/>
          <w:sz w:val="32"/>
          <w:szCs w:val="32"/>
          <w:highlight w:val="none"/>
          <w:lang w:val="zh-CN"/>
        </w:rPr>
        <w:t>(32) 无过失（错）责任保险条款</w:t>
      </w:r>
    </w:p>
    <w:p>
      <w:pPr>
        <w:snapToGrid w:val="0"/>
        <w:spacing w:line="560" w:lineRule="exact"/>
        <w:ind w:firstLine="640"/>
        <w:rPr>
          <w:rFonts w:hint="eastAsia" w:ascii="仿宋_GB2312" w:hAnsi="仿宋_GB2312" w:eastAsia="仿宋_GB2312" w:cs="仿宋_GB2312"/>
          <w:color w:val="auto"/>
          <w:kern w:val="0"/>
          <w:sz w:val="32"/>
          <w:szCs w:val="32"/>
          <w:highlight w:val="none"/>
          <w:lang w:val="zh-CN" w:eastAsia="zh-CN"/>
        </w:rPr>
      </w:pPr>
      <w:r>
        <w:rPr>
          <w:rFonts w:hint="eastAsia" w:ascii="仿宋_GB2312" w:hAnsi="仿宋_GB2312" w:eastAsia="仿宋_GB2312" w:cs="仿宋_GB2312"/>
          <w:color w:val="auto"/>
          <w:kern w:val="0"/>
          <w:sz w:val="32"/>
          <w:szCs w:val="32"/>
          <w:highlight w:val="none"/>
          <w:lang w:val="zh-CN"/>
        </w:rPr>
        <w:t>(3</w:t>
      </w:r>
      <w:r>
        <w:rPr>
          <w:rFonts w:hint="eastAsia" w:ascii="仿宋_GB2312" w:hAnsi="仿宋_GB2312" w:eastAsia="仿宋_GB2312" w:cs="仿宋_GB2312"/>
          <w:color w:val="auto"/>
          <w:kern w:val="0"/>
          <w:sz w:val="32"/>
          <w:szCs w:val="32"/>
          <w:highlight w:val="none"/>
          <w:lang w:val="zh-CN" w:eastAsia="zh-CN"/>
        </w:rPr>
        <w:t>3</w:t>
      </w:r>
      <w:r>
        <w:rPr>
          <w:rFonts w:hint="eastAsia" w:ascii="仿宋_GB2312" w:hAnsi="仿宋_GB2312" w:eastAsia="仿宋_GB2312" w:cs="仿宋_GB2312"/>
          <w:color w:val="auto"/>
          <w:kern w:val="0"/>
          <w:sz w:val="32"/>
          <w:szCs w:val="32"/>
          <w:highlight w:val="none"/>
          <w:lang w:val="zh-CN"/>
        </w:rPr>
        <w:t>) </w:t>
      </w:r>
      <w:r>
        <w:rPr>
          <w:rFonts w:hint="eastAsia" w:ascii="仿宋_GB2312" w:hAnsi="仿宋_GB2312" w:eastAsia="仿宋_GB2312" w:cs="仿宋_GB2312"/>
          <w:color w:val="auto"/>
          <w:kern w:val="0"/>
          <w:sz w:val="32"/>
          <w:szCs w:val="32"/>
          <w:highlight w:val="none"/>
          <w:lang w:val="zh-CN" w:eastAsia="zh-CN"/>
        </w:rPr>
        <w:t>工程决算造价调整保险条款</w:t>
      </w:r>
    </w:p>
    <w:p>
      <w:pPr>
        <w:numPr>
          <w:ilvl w:val="0"/>
          <w:numId w:val="6"/>
        </w:numPr>
        <w:shd w:val="clear"/>
        <w:spacing w:line="560" w:lineRule="exact"/>
        <w:ind w:firstLine="643" w:firstLineChars="20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bCs/>
          <w:color w:val="auto"/>
          <w:sz w:val="32"/>
          <w:szCs w:val="32"/>
          <w:highlight w:val="none"/>
        </w:rPr>
        <w:t>特别</w:t>
      </w:r>
      <w:r>
        <w:rPr>
          <w:rFonts w:hint="eastAsia" w:ascii="仿宋_GB2312" w:hAnsi="仿宋_GB2312" w:eastAsia="仿宋_GB2312" w:cs="仿宋_GB2312"/>
          <w:b/>
          <w:color w:val="auto"/>
          <w:sz w:val="32"/>
          <w:szCs w:val="32"/>
          <w:highlight w:val="none"/>
        </w:rPr>
        <w:t>约定</w:t>
      </w:r>
    </w:p>
    <w:p>
      <w:pPr>
        <w:shd w:val="clear"/>
        <w:snapToGrid w:val="0"/>
        <w:spacing w:line="560" w:lineRule="exact"/>
        <w:ind w:firstLine="640" w:firstLineChars="200"/>
        <w:rPr>
          <w:rFonts w:hint="eastAsia" w:ascii="仿宋_GB2312" w:hAnsi="仿宋_GB2312" w:eastAsia="仿宋_GB2312" w:cs="仿宋_GB2312"/>
          <w:color w:val="auto"/>
          <w:kern w:val="0"/>
          <w:sz w:val="32"/>
          <w:szCs w:val="32"/>
          <w:highlight w:val="none"/>
          <w:lang w:val="en-US" w:eastAsia="zh-CN"/>
        </w:rPr>
        <w:sectPr>
          <w:footerReference r:id="rId9" w:type="first"/>
          <w:headerReference r:id="rId7" w:type="default"/>
          <w:footerReference r:id="rId8" w:type="default"/>
          <w:pgSz w:w="11906" w:h="16838"/>
          <w:pgMar w:top="1080" w:right="1440" w:bottom="1080" w:left="1440" w:header="851" w:footer="992" w:gutter="0"/>
          <w:pgBorders>
            <w:top w:val="none" w:sz="0" w:space="0"/>
            <w:left w:val="none" w:sz="0" w:space="0"/>
            <w:bottom w:val="none" w:sz="0" w:space="0"/>
            <w:right w:val="none" w:sz="0" w:space="0"/>
          </w:pgBorders>
          <w:pgNumType w:fmt="numberInDash" w:start="1"/>
          <w:cols w:space="720" w:num="1"/>
          <w:docGrid w:linePitch="312" w:charSpace="0"/>
        </w:sectPr>
      </w:pPr>
      <w:r>
        <w:rPr>
          <w:rFonts w:hint="eastAsia" w:ascii="仿宋_GB2312" w:hAnsi="仿宋_GB2312" w:eastAsia="仿宋_GB2312" w:cs="仿宋_GB2312"/>
          <w:color w:val="auto"/>
          <w:kern w:val="0"/>
          <w:sz w:val="32"/>
          <w:szCs w:val="32"/>
          <w:highlight w:val="none"/>
          <w:lang w:val="zh-CN"/>
        </w:rPr>
        <w:t>由于工程施工原因，对工程开始以前已经存在或形成的位于工地范围内或其周围的财产造成的损失，保险人负责赔偿。</w:t>
      </w:r>
    </w:p>
    <w:p>
      <w:pPr>
        <w:shd w:val="clear"/>
        <w:jc w:val="center"/>
        <w:outlineLvl w:val="0"/>
        <w:rPr>
          <w:rFonts w:hint="eastAsia" w:ascii="黑体" w:hAnsi="黑体" w:eastAsia="黑体" w:cs="黑体"/>
          <w:b/>
          <w:color w:val="auto"/>
          <w:sz w:val="32"/>
          <w:szCs w:val="32"/>
          <w:highlight w:val="none"/>
        </w:rPr>
      </w:pPr>
      <w:r>
        <w:rPr>
          <w:rFonts w:hint="eastAsia" w:ascii="黑体" w:hAnsi="黑体" w:eastAsia="黑体" w:cs="黑体"/>
          <w:b/>
          <w:color w:val="auto"/>
          <w:sz w:val="32"/>
          <w:szCs w:val="32"/>
          <w:highlight w:val="none"/>
        </w:rPr>
        <w:t>第三部分  保险服务方案</w:t>
      </w:r>
    </w:p>
    <w:p>
      <w:pPr>
        <w:shd w:val="clear"/>
        <w:jc w:val="center"/>
        <w:rPr>
          <w:rFonts w:hint="eastAsia" w:ascii="仿宋_GB2312" w:hAnsi="仿宋_GB2312" w:eastAsia="仿宋_GB2312" w:cs="仿宋_GB2312"/>
          <w:b/>
          <w:color w:val="auto"/>
          <w:sz w:val="32"/>
          <w:szCs w:val="32"/>
          <w:highlight w:val="none"/>
        </w:rPr>
      </w:pPr>
    </w:p>
    <w:p>
      <w:pPr>
        <w:pStyle w:val="5"/>
        <w:shd w:val="clear"/>
        <w:spacing w:line="560" w:lineRule="exact"/>
        <w:ind w:firstLine="643" w:firstLineChars="200"/>
        <w:outlineLvl w:val="1"/>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一、保险服务组织体系</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为保证本合同中各项保险服务条款的切实履行，乙方、丙方应分别成立服务小组（名单详见附件2）组织落实保险服务工作，并指定专人负责各方联络。</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保险服务期间，服务小组成员应保持相对稳定，并保留准确的联系方式，如发生人员变动或通讯方式变更，应及时告知保险合同其它方。</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乙方应设立全年无休的24小时报案、咨询、投诉受理电话，服务小组人员手机24小时开机。</w:t>
      </w:r>
    </w:p>
    <w:p>
      <w:pPr>
        <w:pStyle w:val="5"/>
        <w:numPr>
          <w:ilvl w:val="0"/>
          <w:numId w:val="7"/>
        </w:numPr>
        <w:shd w:val="clear"/>
        <w:spacing w:line="560" w:lineRule="exact"/>
        <w:ind w:firstLine="643" w:firstLineChars="200"/>
        <w:outlineLvl w:val="1"/>
        <w:rPr>
          <w:rFonts w:hint="eastAsia" w:ascii="仿宋_GB2312" w:hAnsi="仿宋_GB2312" w:eastAsia="仿宋_GB2312" w:cs="仿宋_GB2312"/>
          <w:b/>
          <w:bCs/>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电网资产保险管理系统应用</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1.被保险人发生案件后，应第一时间向丙方告知，再由丙方向乙方报案。被保险人电话报案的案件，由丙方在系统中录入报案信息。</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2.被保险人在乙方完成现场查勘后，应在系统中操作现场查勘环节，录入现场查勘人信息和标的损失信息；在索赔资料提交乙方后，在系统中操作索赔资料提交环节，录入索赔资料提交时间和接收人信息。</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3.乙方在丙方设计保险方案时应提供对应每个被保险人的理赔机构、服务人员名单与联系方式。乙方收到被保险人提交的索赔资料核损理算后，理赔服务人员应在系统中操作核损金额录入环节，录入案件赔付金额供被保险人确认。</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4.丙方在被保险人确认赔付金额后，在系统中操作创建结案批次环节，在系统的案件列表中选择对应案件创建乙方同一批次赔付的结案批次。乙方应定期提供赔付案件明细表供丙方与系统中赔付案件核对一致。</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5.甲方收到乙方支付的保险赔款后，在系统中操作赔款到账确认环节，录入赔款到账时间和金额与结案批次中案件信息核对一致。</w:t>
      </w:r>
    </w:p>
    <w:p>
      <w:pPr>
        <w:pStyle w:val="5"/>
        <w:shd w:val="clear"/>
        <w:spacing w:before="120" w:beforeLines="50" w:line="560" w:lineRule="exact"/>
        <w:ind w:firstLine="643" w:firstLineChars="200"/>
        <w:outlineLvl w:val="1"/>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三、客户投诉处理</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乙方应建立客户投诉处理机制。接到投诉后，被投诉人所在单位或部门应立即进行调查，由负责人上门与被保险人、丙方协商解决落实。乙方总公司应督促尽快予以处理。</w:t>
      </w:r>
    </w:p>
    <w:p>
      <w:pPr>
        <w:pStyle w:val="5"/>
        <w:shd w:val="clear"/>
        <w:spacing w:before="120" w:beforeLines="50" w:line="560" w:lineRule="exact"/>
        <w:ind w:firstLine="643" w:firstLineChars="200"/>
        <w:outlineLvl w:val="1"/>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四、理赔服务</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（一）理赔流程</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1.报案受理</w:t>
      </w:r>
    </w:p>
    <w:p>
      <w:pPr>
        <w:shd w:val="clear"/>
        <w:spacing w:line="58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被保险人知道或应当知道保险事故发生后，应立即向英大长安公司告知，由英大长安公司向乙方转报案。告知英大长安公司的方式有三种：</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（一）通过“国网保险”APP移动客户端录入；</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（二）拨打保险经纪人专线电话（4000188688-6）；</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（三）登录电网资产保险管理系统PC端自行录入。</w:t>
      </w:r>
    </w:p>
    <w:p>
      <w:pPr>
        <w:pStyle w:val="5"/>
        <w:shd w:val="clear"/>
        <w:adjustRightInd w:val="0"/>
        <w:spacing w:line="560" w:lineRule="exact"/>
        <w:ind w:firstLine="640" w:firstLineChars="200"/>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如因不可抗力或特殊原因造成被保险人未能及时报案，但索赔资料齐全且属于保险责任范围内的案件，乙方应据实赔付；乙方不得以被保险人未及时报案为由拒赔或减少赔付。</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2.现场查勘</w:t>
      </w:r>
    </w:p>
    <w:p>
      <w:pPr>
        <w:pStyle w:val="5"/>
        <w:shd w:val="clear"/>
        <w:spacing w:line="560" w:lineRule="exact"/>
        <w:ind w:firstLine="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 xml:space="preserve">    乙方接到报案后，应于4小时内反馈是否查勘现场。</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鉴于电力企业生产不可间断的特点，保险事故发生后，被保险人可以根据实际情况立即组织抢修。如乙方不进行或未能在约定时间内查勘现场，应认可被保险人自行查勘的结果，以被保险人提供的出险记录、现场照片或影像资料、损失清单及其他证明材料作为理算赔付依据，不得以未参与现场查勘为由拒赔或减少赔付。</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正常情况下，乙方接报案后应于24小时内赴现场查勘；非工作日或特殊情况时，在征得被保险人同意后，查勘时限可以适当延长，但不超过48小时。</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经甲方和丙方同意后,乙方可选聘经三方认可的有合法执业资格的公估机构进行查勘理算，所需公估费用由乙方承担。</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现场查勘后，当场出具查勘报告，与被保险人、丙方协商一致后签字认可，争议事项在查勘报告上做好记录。确定受损财产的损失数量和损失程度应以第一现场的实际查勘结论为依据，如乙方选择采用部分查勘或抽查方式进行查勘的，应在查勘时对总报损的数量予以确认，不能因为查勘方式的原因影响对受损财产数量的认定。如现场查勘无法确定损失程度的，各方可约定以第三方提供的检验报告为准。</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3.索赔资料提交</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查勘现场后，应根据已有资料于2个工作日内反馈明确立案意见。如属于保险责任范围内的事故，应同丙方协商并确认《保险索赔资料清单》。如乙方认为提交的索赔资料不完整、需要补充的，应当及时通过丙方一次性通知被保险人补充提供，如在收到索赔资料后3个工作日内未反馈审核意见，则视为认定索赔资料完整,并不得以资料不全为理由拒赔或拖延赔付。</w:t>
      </w:r>
    </w:p>
    <w:p>
      <w:pPr>
        <w:pStyle w:val="5"/>
        <w:shd w:val="clear"/>
        <w:spacing w:line="560" w:lineRule="exact"/>
        <w:ind w:firstLine="640" w:firstLineChars="200"/>
        <w:jc w:val="both"/>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发生自然灾害、火灾、爆炸等保险事故，如气象部门、消防部门等行政机关或部门因客观原因未能出具证明材料的，保险人同意被保险人提供现场照片、旁证材料、有关往来的函电、新闻报刊、报道等能够反映事故真实性的相关佐证材料，作为事故原因证明材料。</w:t>
      </w:r>
    </w:p>
    <w:p>
      <w:pPr>
        <w:pStyle w:val="5"/>
        <w:shd w:val="clear"/>
        <w:spacing w:line="560" w:lineRule="exact"/>
        <w:ind w:firstLine="640" w:firstLineChars="200"/>
        <w:jc w:val="both"/>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对于盗窃案件，保险人同意被保险人提供公安机关出具的立案证明或出警记录之一作为事故原因证明材料；对于外力破坏的案件，保险人同意被保险人提供被保险人出具的书面证明材料作为事故原因证明材料。</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4.核损理算</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估损金额在10万元（含）以上的案件，被保险人提供完整索赔资料后，乙方应于30个工作日内完成核定损失与理算工作，并将理算结果通知被保险人和丙方；估损金额在人民币10万元以下的案件,乙方在索赔资料齐全的情况下于5个工作日内结案赔付。</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乙方出具理赔意见后，甲方、被保险人如存在异议，由丙方协助与乙方进行沟通，达成一致赔付意见。</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对被保险人提供赔款资料中增值税专用发票的税额，如按照国家相关规定无法进行抵扣的部分，</w:t>
      </w:r>
      <w:r>
        <w:rPr>
          <w:rFonts w:hint="eastAsia" w:ascii="仿宋_GB2312" w:hAnsi="仿宋_GB2312" w:eastAsia="仿宋_GB2312" w:cs="仿宋_GB2312"/>
          <w:color w:val="auto"/>
          <w:sz w:val="32"/>
          <w:szCs w:val="32"/>
          <w:highlight w:val="none"/>
          <w:lang w:val="en-US" w:eastAsia="zh-CN"/>
        </w:rPr>
        <w:t>乙方</w:t>
      </w:r>
      <w:r>
        <w:rPr>
          <w:rFonts w:hint="eastAsia" w:ascii="仿宋_GB2312" w:hAnsi="仿宋_GB2312" w:eastAsia="仿宋_GB2312" w:cs="仿宋_GB2312"/>
          <w:color w:val="auto"/>
          <w:sz w:val="32"/>
          <w:szCs w:val="32"/>
          <w:highlight w:val="none"/>
          <w:lang w:eastAsia="zh-CN"/>
        </w:rPr>
        <w:t>应予以考虑赔偿。</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5.赔款支付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乙方与被保险人、丙方达成一致赔付意见后，应于以下时限内向被保险人支付赔款：</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赔付金额20万元以下的，应于3个工作日内支付；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赔付金额20万（含）-100万以内的，应于7个工作日内支付；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赔付金额100万元（含）以上的，应于10个工作日内支付；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（注：赔付金额指已扣除了保险合同约定的免赔额的金额。）</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未按上述时限履行赔付义务的，每逾期一日，乙方就未履行部分，按同期全国银行间同业拆借中心公布的1年期贷款市场报价利率支付利息，并按最终赔款金额的1%支付滞纳金。</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乙方赔款支付至甲方以下账户：</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rPr>
        <w:t>开户名称：</w:t>
      </w:r>
      <w:r>
        <w:rPr>
          <w:rFonts w:hint="eastAsia" w:ascii="仿宋_GB2312" w:hAnsi="仿宋_GB2312" w:eastAsia="仿宋_GB2312" w:cs="仿宋_GB2312"/>
          <w:color w:val="auto"/>
          <w:sz w:val="32"/>
          <w:szCs w:val="32"/>
          <w:highlight w:val="none"/>
          <w:u w:val="single"/>
          <w:lang w:val="en-US" w:eastAsia="zh-CN"/>
        </w:rPr>
        <w:t xml:space="preserve">      </w:t>
      </w:r>
    </w:p>
    <w:p>
      <w:pPr>
        <w:pStyle w:val="18"/>
        <w:shd w:val="clear"/>
        <w:spacing w:line="560" w:lineRule="exact"/>
        <w:ind w:firstLine="640"/>
        <w:textAlignment w:val="baseline"/>
        <w:rPr>
          <w:rFonts w:hint="default"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rPr>
        <w:t>开 户 行：</w:t>
      </w:r>
      <w:r>
        <w:rPr>
          <w:rFonts w:hint="eastAsia" w:ascii="仿宋_GB2312" w:hAnsi="仿宋_GB2312" w:eastAsia="仿宋_GB2312" w:cs="仿宋_GB2312"/>
          <w:color w:val="auto"/>
          <w:sz w:val="32"/>
          <w:szCs w:val="32"/>
          <w:highlight w:val="none"/>
          <w:u w:val="single"/>
          <w:lang w:val="en-US" w:eastAsia="zh-CN"/>
        </w:rPr>
        <w:t xml:space="preserve">      </w:t>
      </w:r>
    </w:p>
    <w:p>
      <w:pPr>
        <w:pStyle w:val="18"/>
        <w:shd w:val="clear"/>
        <w:spacing w:line="560" w:lineRule="exact"/>
        <w:ind w:firstLine="640"/>
        <w:textAlignment w:val="baseline"/>
        <w:rPr>
          <w:rFonts w:hint="default"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rPr>
        <w:t>账    号：</w:t>
      </w:r>
      <w:r>
        <w:rPr>
          <w:rFonts w:hint="eastAsia" w:ascii="仿宋_GB2312" w:hAnsi="仿宋_GB2312" w:eastAsia="仿宋_GB2312" w:cs="仿宋_GB2312"/>
          <w:color w:val="auto"/>
          <w:sz w:val="32"/>
          <w:szCs w:val="32"/>
          <w:highlight w:val="none"/>
          <w:u w:val="single"/>
          <w:lang w:val="en-US" w:eastAsia="zh-CN"/>
        </w:rPr>
        <w:t xml:space="preserve">      </w:t>
      </w:r>
    </w:p>
    <w:p>
      <w:pPr>
        <w:pStyle w:val="18"/>
        <w:shd w:val="clear"/>
        <w:spacing w:line="560" w:lineRule="exact"/>
        <w:ind w:firstLine="640"/>
        <w:textAlignment w:val="baseline"/>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或建管单位账户，</w:t>
      </w:r>
      <w:r>
        <w:rPr>
          <w:rFonts w:hint="eastAsia" w:ascii="仿宋_GB2312" w:hAnsi="仿宋_GB2312" w:eastAsia="仿宋_GB2312" w:cs="仿宋_GB2312"/>
          <w:color w:val="auto"/>
          <w:sz w:val="32"/>
          <w:szCs w:val="32"/>
          <w:highlight w:val="none"/>
          <w:u w:val="single"/>
          <w:lang w:val="en-US" w:eastAsia="zh-CN"/>
        </w:rPr>
        <w:t xml:space="preserve">       </w:t>
      </w:r>
      <w:r>
        <w:rPr>
          <w:rFonts w:hint="eastAsia" w:ascii="仿宋_GB2312" w:hAnsi="仿宋_GB2312" w:eastAsia="仿宋_GB2312" w:cs="仿宋_GB2312"/>
          <w:color w:val="auto"/>
          <w:sz w:val="32"/>
          <w:szCs w:val="32"/>
          <w:highlight w:val="none"/>
          <w:lang w:val="en-US" w:eastAsia="zh-CN"/>
        </w:rPr>
        <w:t>工程涉及建管单位有：</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6.预付赔款支付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对属于保险责任范围且估损金额超过300万元（含）的案件，在被保险人提出申请后，乙方应支付预付赔款，具体比例不低于根据已有证明和资料可以确定最低数额的50%。</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预付金额300万（含）-500万以内，应于收到申请后的10个工作日内支付。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预付金额500万（含）以上，应于收到申请后的15个工作日内支付。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（注：预付金额指已扣除了保险合同约定的免赔额的金额）</w:t>
      </w:r>
    </w:p>
    <w:p>
      <w:pPr>
        <w:pStyle w:val="5"/>
        <w:shd w:val="clear"/>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7.结案</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对于被保险人提出索赔的案件，在资料齐全、真实的情况下，乙方应保证在与被保险人达成有关赔偿或者给付保险金额协议10个工作日内，结案赔付。</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对于保险合同期限内发生、保险合同终止后10日内报案且索赔资料齐全、属于保险责任的案件，乙方保证在保险合同结束后一个月内结案率达到100%。 </w:t>
      </w:r>
    </w:p>
    <w:p>
      <w:pPr>
        <w:shd w:val="clear"/>
        <w:autoSpaceDE w:val="0"/>
        <w:autoSpaceDN w:val="0"/>
        <w:adjustRightInd w:val="0"/>
        <w:spacing w:line="560" w:lineRule="exact"/>
        <w:ind w:firstLine="643" w:firstLineChars="200"/>
        <w:jc w:val="left"/>
        <w:outlineLvl w:val="1"/>
        <w:rPr>
          <w:rFonts w:hint="eastAsia" w:ascii="仿宋_GB2312" w:hAnsi="仿宋_GB2312" w:eastAsia="仿宋_GB2312" w:cs="仿宋_GB2312"/>
          <w:b/>
          <w:bCs/>
          <w:color w:val="auto"/>
          <w:kern w:val="0"/>
          <w:sz w:val="32"/>
          <w:szCs w:val="32"/>
          <w:highlight w:val="none"/>
        </w:rPr>
      </w:pPr>
      <w:r>
        <w:rPr>
          <w:rFonts w:hint="eastAsia" w:ascii="仿宋_GB2312" w:hAnsi="仿宋_GB2312" w:eastAsia="仿宋_GB2312" w:cs="仿宋_GB2312"/>
          <w:b/>
          <w:bCs/>
          <w:color w:val="auto"/>
          <w:kern w:val="0"/>
          <w:sz w:val="32"/>
          <w:szCs w:val="32"/>
          <w:highlight w:val="none"/>
        </w:rPr>
        <w:t>五、其它服务</w:t>
      </w:r>
    </w:p>
    <w:p>
      <w:pPr>
        <w:widowControl/>
        <w:shd w:val="clear"/>
        <w:spacing w:line="560" w:lineRule="exact"/>
        <w:ind w:firstLine="643" w:firstLineChars="200"/>
        <w:jc w:val="left"/>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w:t>
      </w:r>
      <w:r>
        <w:rPr>
          <w:rFonts w:hint="eastAsia" w:ascii="仿宋_GB2312" w:hAnsi="仿宋_GB2312" w:eastAsia="仿宋_GB2312" w:cs="仿宋_GB2312"/>
          <w:b/>
          <w:bCs/>
          <w:color w:val="auto"/>
          <w:sz w:val="32"/>
          <w:szCs w:val="32"/>
          <w:highlight w:val="none"/>
          <w:lang w:val="en-US" w:eastAsia="zh-CN"/>
        </w:rPr>
        <w:t>一</w:t>
      </w:r>
      <w:r>
        <w:rPr>
          <w:rFonts w:hint="eastAsia" w:ascii="仿宋_GB2312" w:hAnsi="仿宋_GB2312" w:eastAsia="仿宋_GB2312" w:cs="仿宋_GB2312"/>
          <w:b/>
          <w:bCs/>
          <w:color w:val="auto"/>
          <w:sz w:val="32"/>
          <w:szCs w:val="32"/>
          <w:highlight w:val="none"/>
        </w:rPr>
        <w:t>）保险培训及防灾防损工作</w:t>
      </w:r>
    </w:p>
    <w:p>
      <w:pPr>
        <w:pStyle w:val="18"/>
        <w:widowControl/>
        <w:shd w:val="clear"/>
        <w:spacing w:line="560" w:lineRule="exact"/>
        <w:ind w:firstLine="640"/>
        <w:jc w:val="left"/>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保险合同期限内，乙方应根据被保险人要求提供保险培训服务，并列明保险培训服务时间计划表及培训内容。在土建阶段和安装阶段，为工程沿线各参建单位至少提供两个批次的现场客户培训。  </w:t>
      </w:r>
    </w:p>
    <w:p>
      <w:pPr>
        <w:pStyle w:val="18"/>
        <w:widowControl/>
        <w:shd w:val="clear"/>
        <w:spacing w:line="560" w:lineRule="exact"/>
        <w:ind w:firstLine="640"/>
        <w:jc w:val="left"/>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在保险协议期间内，对工程项目进行现场风险查勘，开展防灾防损评估工作，并提出防灾防损建议，有针对性地制定可操作的防灾防损措施和风险管理建议。</w:t>
      </w:r>
    </w:p>
    <w:p>
      <w:pPr>
        <w:widowControl/>
        <w:shd w:val="clear"/>
        <w:spacing w:line="560" w:lineRule="exact"/>
        <w:ind w:firstLine="640" w:firstLineChars="200"/>
        <w:jc w:val="left"/>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保险培训费和防灾防损费由乙方承担，根据实际使用情况，在保险费3%的额度内据实列支。</w:t>
      </w:r>
    </w:p>
    <w:p>
      <w:pPr>
        <w:widowControl/>
        <w:shd w:val="clear"/>
        <w:spacing w:line="560" w:lineRule="exact"/>
        <w:ind w:firstLine="643" w:firstLineChars="200"/>
        <w:jc w:val="left"/>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w:t>
      </w:r>
      <w:r>
        <w:rPr>
          <w:rFonts w:hint="eastAsia" w:ascii="仿宋_GB2312" w:hAnsi="仿宋_GB2312" w:eastAsia="仿宋_GB2312" w:cs="仿宋_GB2312"/>
          <w:b/>
          <w:bCs/>
          <w:color w:val="auto"/>
          <w:sz w:val="32"/>
          <w:szCs w:val="32"/>
          <w:highlight w:val="none"/>
          <w:lang w:val="en-US" w:eastAsia="zh-CN"/>
        </w:rPr>
        <w:t>二</w:t>
      </w:r>
      <w:r>
        <w:rPr>
          <w:rFonts w:hint="eastAsia" w:ascii="仿宋_GB2312" w:hAnsi="仿宋_GB2312" w:eastAsia="仿宋_GB2312" w:cs="仿宋_GB2312"/>
          <w:b/>
          <w:bCs/>
          <w:color w:val="auto"/>
          <w:sz w:val="32"/>
          <w:szCs w:val="32"/>
          <w:highlight w:val="none"/>
        </w:rPr>
        <w:t>）重大自然灾害预警</w:t>
      </w:r>
    </w:p>
    <w:p>
      <w:pPr>
        <w:pStyle w:val="18"/>
        <w:shd w:val="clear"/>
        <w:spacing w:line="560" w:lineRule="exact"/>
        <w:ind w:firstLine="64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乙方建立重大自然灾害预警提示机制，提供灾害防御服务，在工程所涉区域发生灾害性天气前，向甲方和丙方提出口头或书面预警通知，并派现场服务小组人员协助做好防灾工作。</w:t>
      </w:r>
    </w:p>
    <w:p>
      <w:pPr>
        <w:pStyle w:val="18"/>
        <w:shd w:val="clear"/>
        <w:spacing w:line="560" w:lineRule="exact"/>
        <w:ind w:firstLine="643"/>
        <w:textAlignment w:val="baseline"/>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w:t>
      </w:r>
      <w:r>
        <w:rPr>
          <w:rFonts w:hint="eastAsia" w:ascii="仿宋_GB2312" w:hAnsi="仿宋_GB2312" w:eastAsia="仿宋_GB2312" w:cs="仿宋_GB2312"/>
          <w:b/>
          <w:bCs/>
          <w:color w:val="auto"/>
          <w:sz w:val="32"/>
          <w:szCs w:val="32"/>
          <w:highlight w:val="none"/>
          <w:lang w:val="en-US" w:eastAsia="zh-CN"/>
        </w:rPr>
        <w:t>三</w:t>
      </w:r>
      <w:r>
        <w:rPr>
          <w:rFonts w:hint="eastAsia" w:ascii="仿宋_GB2312" w:hAnsi="仿宋_GB2312" w:eastAsia="仿宋_GB2312" w:cs="仿宋_GB2312"/>
          <w:b/>
          <w:bCs/>
          <w:color w:val="auto"/>
          <w:sz w:val="32"/>
          <w:szCs w:val="32"/>
          <w:highlight w:val="none"/>
        </w:rPr>
        <w:t>）保险工作情况汇报</w:t>
      </w:r>
    </w:p>
    <w:p>
      <w:pPr>
        <w:shd w:val="clear"/>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乙方和丙方每年在土建和安装阶段就项目保险的有关问题形成汇报材料，向甲方和被保险人提供。保险到期后一个月内，须提交保险期限内的项目总结报告。</w:t>
      </w:r>
    </w:p>
    <w:p>
      <w:pPr>
        <w:shd w:val="clear"/>
        <w:spacing w:line="560" w:lineRule="exact"/>
        <w:ind w:firstLine="643" w:firstLineChars="200"/>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w:t>
      </w:r>
      <w:r>
        <w:rPr>
          <w:rFonts w:hint="eastAsia" w:ascii="仿宋_GB2312" w:hAnsi="仿宋_GB2312" w:eastAsia="仿宋_GB2312" w:cs="仿宋_GB2312"/>
          <w:b/>
          <w:bCs/>
          <w:color w:val="auto"/>
          <w:sz w:val="32"/>
          <w:szCs w:val="32"/>
          <w:highlight w:val="none"/>
          <w:lang w:val="en-US" w:eastAsia="zh-CN"/>
        </w:rPr>
        <w:t>四</w:t>
      </w:r>
      <w:r>
        <w:rPr>
          <w:rFonts w:hint="eastAsia" w:ascii="仿宋_GB2312" w:hAnsi="仿宋_GB2312" w:eastAsia="仿宋_GB2312" w:cs="仿宋_GB2312"/>
          <w:b/>
          <w:bCs/>
          <w:color w:val="auto"/>
          <w:sz w:val="32"/>
          <w:szCs w:val="32"/>
          <w:highlight w:val="none"/>
        </w:rPr>
        <w:t>）建立联席会议制度</w:t>
      </w:r>
    </w:p>
    <w:p>
      <w:pPr>
        <w:shd w:val="clear"/>
        <w:autoSpaceDE w:val="0"/>
        <w:autoSpaceDN w:val="0"/>
        <w:adjustRightInd w:val="0"/>
        <w:snapToGrid w:val="0"/>
        <w:spacing w:line="560" w:lineRule="exact"/>
        <w:ind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每半年组织召开保险联席会议，进行相互沟通，总结保险事故案例，听取甲方及丙方对保险服务的意见和改进建议，协商解决有关问题。</w:t>
      </w:r>
    </w:p>
    <w:p>
      <w:pPr>
        <w:shd w:val="clear"/>
        <w:autoSpaceDE w:val="0"/>
        <w:autoSpaceDN w:val="0"/>
        <w:adjustRightInd w:val="0"/>
        <w:snapToGrid w:val="0"/>
        <w:spacing w:line="560" w:lineRule="exact"/>
        <w:ind w:firstLine="643" w:firstLineChars="200"/>
        <w:textAlignment w:val="baseline"/>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w:t>
      </w:r>
      <w:r>
        <w:rPr>
          <w:rFonts w:hint="eastAsia" w:ascii="仿宋_GB2312" w:hAnsi="仿宋_GB2312" w:eastAsia="仿宋_GB2312" w:cs="仿宋_GB2312"/>
          <w:b/>
          <w:bCs/>
          <w:color w:val="auto"/>
          <w:sz w:val="32"/>
          <w:szCs w:val="32"/>
          <w:highlight w:val="none"/>
          <w:lang w:val="en-US" w:eastAsia="zh-CN"/>
        </w:rPr>
        <w:t>五</w:t>
      </w:r>
      <w:r>
        <w:rPr>
          <w:rFonts w:hint="eastAsia" w:ascii="仿宋_GB2312" w:hAnsi="仿宋_GB2312" w:eastAsia="仿宋_GB2312" w:cs="仿宋_GB2312"/>
          <w:b/>
          <w:bCs/>
          <w:color w:val="auto"/>
          <w:sz w:val="32"/>
          <w:szCs w:val="32"/>
          <w:highlight w:val="none"/>
        </w:rPr>
        <w:t>）编制保险服务手册</w:t>
      </w:r>
    </w:p>
    <w:p>
      <w:pPr>
        <w:shd w:val="clear"/>
        <w:autoSpaceDE w:val="0"/>
        <w:autoSpaceDN w:val="0"/>
        <w:adjustRightInd w:val="0"/>
        <w:snapToGrid w:val="0"/>
        <w:spacing w:line="560" w:lineRule="exact"/>
        <w:ind w:firstLine="640" w:firstLineChars="200"/>
        <w:jc w:val="left"/>
        <w:textAlignment w:val="baseline"/>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color w:val="auto"/>
          <w:sz w:val="32"/>
          <w:szCs w:val="32"/>
          <w:highlight w:val="none"/>
        </w:rPr>
        <w:t>保险合同签订后一个月内，由丙方会同乙方编制保险服务手册，将保险合同内容及出险索赔注意事项进行详细说明，并提交甲方与各被保险人，便于日常保险工作的开展。</w:t>
      </w:r>
    </w:p>
    <w:p>
      <w:pPr>
        <w:shd w:val="clear"/>
        <w:autoSpaceDE w:val="0"/>
        <w:autoSpaceDN w:val="0"/>
        <w:adjustRightInd w:val="0"/>
        <w:snapToGrid w:val="0"/>
        <w:spacing w:line="360" w:lineRule="auto"/>
        <w:jc w:val="center"/>
        <w:textAlignment w:val="baseline"/>
        <w:outlineLvl w:val="0"/>
        <w:rPr>
          <w:rFonts w:hint="eastAsia" w:ascii="仿宋_GB2312" w:hAnsi="仿宋_GB2312" w:eastAsia="仿宋_GB2312" w:cs="仿宋_GB2312"/>
          <w:b/>
          <w:color w:val="auto"/>
          <w:sz w:val="32"/>
          <w:szCs w:val="32"/>
          <w:highlight w:val="none"/>
        </w:rPr>
        <w:sectPr>
          <w:footerReference r:id="rId10" w:type="default"/>
          <w:pgSz w:w="11906" w:h="16838"/>
          <w:pgMar w:top="1080" w:right="1440" w:bottom="1080" w:left="1440" w:header="851" w:footer="992" w:gutter="0"/>
          <w:pgBorders>
            <w:top w:val="none" w:sz="0" w:space="0"/>
            <w:left w:val="none" w:sz="0" w:space="0"/>
            <w:bottom w:val="none" w:sz="0" w:space="0"/>
            <w:right w:val="none" w:sz="0" w:space="0"/>
          </w:pgBorders>
          <w:pgNumType w:fmt="numberInDash"/>
          <w:cols w:space="720" w:num="1"/>
          <w:docGrid w:linePitch="312" w:charSpace="0"/>
        </w:sectPr>
      </w:pPr>
    </w:p>
    <w:p>
      <w:pPr>
        <w:shd w:val="clear"/>
        <w:tabs>
          <w:tab w:val="left" w:pos="1080"/>
        </w:tabs>
        <w:snapToGrid w:val="0"/>
        <w:spacing w:line="360" w:lineRule="auto"/>
        <w:jc w:val="center"/>
        <w:outlineLvl w:val="0"/>
        <w:rPr>
          <w:rFonts w:hint="eastAsia" w:ascii="仿宋_GB2312" w:hAnsi="仿宋_GB2312" w:eastAsia="仿宋_GB2312" w:cs="仿宋_GB2312"/>
          <w:b/>
          <w:color w:val="auto"/>
          <w:sz w:val="32"/>
          <w:szCs w:val="32"/>
          <w:highlight w:val="none"/>
        </w:rPr>
      </w:pPr>
      <w:r>
        <w:rPr>
          <w:rFonts w:hint="eastAsia" w:ascii="黑体" w:hAnsi="黑体" w:eastAsia="黑体" w:cs="黑体"/>
          <w:b/>
          <w:color w:val="auto"/>
          <w:sz w:val="32"/>
          <w:szCs w:val="32"/>
          <w:highlight w:val="none"/>
        </w:rPr>
        <w:t>第</w:t>
      </w:r>
      <w:r>
        <w:rPr>
          <w:rFonts w:hint="eastAsia" w:ascii="黑体" w:hAnsi="黑体" w:eastAsia="黑体" w:cs="黑体"/>
          <w:b/>
          <w:color w:val="auto"/>
          <w:sz w:val="32"/>
          <w:szCs w:val="32"/>
          <w:highlight w:val="none"/>
          <w:lang w:val="en-US" w:eastAsia="zh-CN"/>
        </w:rPr>
        <w:t>四</w:t>
      </w:r>
      <w:r>
        <w:rPr>
          <w:rFonts w:hint="eastAsia" w:ascii="黑体" w:hAnsi="黑体" w:eastAsia="黑体" w:cs="黑体"/>
          <w:b/>
          <w:color w:val="auto"/>
          <w:sz w:val="32"/>
          <w:szCs w:val="32"/>
          <w:highlight w:val="none"/>
        </w:rPr>
        <w:t>部分  标准条款</w:t>
      </w:r>
    </w:p>
    <w:p>
      <w:pPr>
        <w:shd w:val="clear"/>
        <w:spacing w:line="400" w:lineRule="exact"/>
        <w:ind w:firstLine="0" w:firstLineChars="0"/>
        <w:jc w:val="center"/>
        <w:outlineLvl w:val="3"/>
        <w:rPr>
          <w:rFonts w:hint="eastAsia" w:ascii="仿宋_GB2312" w:hAnsi="仿宋_GB2312" w:eastAsia="仿宋_GB2312" w:cs="仿宋_GB2312"/>
          <w:b/>
          <w:bCs/>
          <w:color w:val="auto"/>
          <w:sz w:val="28"/>
          <w:szCs w:val="28"/>
          <w:highlight w:val="none"/>
          <w:lang w:bidi="ar"/>
        </w:rPr>
      </w:pPr>
      <w:r>
        <w:rPr>
          <w:rFonts w:hint="eastAsia" w:ascii="仿宋_GB2312" w:hAnsi="仿宋_GB2312" w:eastAsia="仿宋_GB2312" w:cs="仿宋_GB2312"/>
          <w:b/>
          <w:bCs/>
          <w:color w:val="auto"/>
          <w:sz w:val="28"/>
          <w:szCs w:val="28"/>
          <w:highlight w:val="none"/>
          <w:lang w:bidi="ar"/>
        </w:rPr>
        <w:t>安装工程一切险条款</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总则</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第一条 本保险合同由保险条款、投保单、保险单、保险凭证以及批单组成。凡涉及本保险合同的约定，均应采用书面形式。</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第二条 凡在中华人民共和国境内</w:t>
      </w:r>
      <w:r>
        <w:rPr>
          <w:rFonts w:hint="eastAsia" w:ascii="仿宋_GB2312" w:hAnsi="仿宋_GB2312" w:eastAsia="仿宋_GB2312" w:cs="仿宋_GB2312"/>
          <w:b/>
          <w:color w:val="auto"/>
          <w:highlight w:val="none"/>
          <w:lang w:bidi="ar"/>
        </w:rPr>
        <w:t>（不包括港、澳、台地区）</w:t>
      </w:r>
      <w:r>
        <w:rPr>
          <w:rFonts w:hint="eastAsia" w:ascii="仿宋_GB2312" w:hAnsi="仿宋_GB2312" w:eastAsia="仿宋_GB2312" w:cs="仿宋_GB2312"/>
          <w:color w:val="auto"/>
          <w:highlight w:val="none"/>
          <w:lang w:bidi="ar"/>
        </w:rPr>
        <w:t>依法设立并登记注册、合法经营的安装工程相关方均可作为本保险合同的投保人及被保险人。</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第一部分  物质损失保险部分</w:t>
      </w: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保险标的</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第三条 本保险合同明细表中分项列明的在列明工地范围内的与实施工程合同相关的财产或费用，属于本保险合同的保险标的。</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第四条 下列财产未经保险合同双方特别约定并在保险合同中载明应保险金额的，不属于本保险合同的保险标的：</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（一）施工用机具、设备、机械装置；</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（二）在保险工程开始以前已经存在或形成的位于工地范围内或其周围的属于被保险人的财产；</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在本保险合同保险期间终止前，已经投入商业运行或业主已经接受、实际占有的财产或其中的任何一部分财产，或已经签发工程竣工证书或工程承包人已经正式提出申请验收并经业主代表验收合格的财产或其中任何一部分财产。</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第五条 下列财产不属于本保险合同的保险标的：</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（一）文件、账册、图表、技术资料、计算机软件、计算机数据资料等无法鉴定价值的财产；</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（二）便携式通讯装置、便携式计算机设备、便携式照相摄像器材以及其他便携式装置、设备；</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（三）土地、海床、矿藏、水资源、动物、植物、农作物；</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（四）领有公共运输行驶执照的，或已由其他保险予以保障的车辆、船舶、航空器；</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（五）违章安装、危险安装、非法占用的财产。</w:t>
      </w:r>
    </w:p>
    <w:p>
      <w:pPr>
        <w:pStyle w:val="25"/>
        <w:shd w:val="clear"/>
        <w:ind w:firstLine="482"/>
        <w:rPr>
          <w:rFonts w:hint="eastAsia" w:ascii="仿宋_GB2312" w:hAnsi="仿宋_GB2312" w:eastAsia="仿宋_GB2312" w:cs="仿宋_GB2312"/>
          <w:b/>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第六条 在保险期间内，本保险合同分项列明的保险财产在列明的工地范围内，因本保险合同责任免除以外的任何自然灾害或意外事故造成的物质损坏或灭失（以下简称“损失”），保险人按本保险合同的约定负责赔偿。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第七条 在保险期间内，由于第六条保险责任事故发生造成保险标的的损失所产生的以下费用，保险人按照本保险合同的约定负责赔偿：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（一）保险事故发生后，被保险人为防止或减少保险标的的损失所支付的必要的、合理的费用，保险人按照本保险合同的约定也负责赔偿。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（二）对经本保险合同列明的因发生上述损失所产生的其他有关费用，保险人按本保险合同约定负责赔偿。</w:t>
      </w: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责任免除</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第八条 下列原因造成的损失、费用，保险人不负责赔偿：</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（一）因设计错误、铸造或原材料缺陷或工艺不善引起的保险财产本身的损失以及为换置、修理或矫正这些缺点错误所支付的费用；</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（二）自然磨损、内在或潜在缺陷、物质本身变化、自燃、自热、氧化、锈蚀、渗漏、鼠咬、虫蛀、大气（气候或气温）变化、正常水位变化或其他渐变原因造成的保险财产自身的损失和费用；</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 xml:space="preserve">（三）由于超负荷、超电压、碰线、电弧、漏电、短路、大气放电及其他电气原因造成电气设备或电气用具本身的损失；   </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（四）施工用机具、设备、机械装置失灵造成的本身损失。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第九条 下列损失、费用，保险人也不负责赔偿：</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（一）维修保养或正常检修的费用；</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（二）档案、文件、账簿、票据、现金、各种有价证券、图表资料及包装物料的损失；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 xml:space="preserve">（三）盘点时发现的短缺； </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（四）领有公共运输行驶执照的，或已由其他保险予以保障的车辆、船舶和飞机的损失；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（五）除非另有约定，在保险工程开始以前已经存在或形成的位于工地范围内或其周围的属于被保险人的财产的损失；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（六）除非另有约定，在本保险合同保险期间终止以前，保险财产中已由工程所有人签发完工验收证书或验收合格或实际占有或使用或接收部分的损失。</w:t>
      </w:r>
    </w:p>
    <w:p>
      <w:pPr>
        <w:pStyle w:val="25"/>
        <w:shd w:val="clear"/>
        <w:ind w:firstLine="482"/>
        <w:rPr>
          <w:rFonts w:hint="eastAsia" w:ascii="仿宋_GB2312" w:hAnsi="仿宋_GB2312" w:eastAsia="仿宋_GB2312" w:cs="仿宋_GB2312"/>
          <w:b/>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保险金额与免赔额（率）</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第十条 （一）本保险合同中列明的保险金额应不低于：</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1．安装工程：保险工程安装完成时的总价值，包括设备费用、原材料费用、安装费、建造费、运输费和保险费、关税、其他税项和费用，以及由工程所有人提供的原材料和设备的费用；</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2．其他保险项目：由投保人与保险人商定的金额。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（二）若投保人是以保险工程合同规定的工程概算总造价投保，投保人或被保险人应：</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1．在本保险项下工程造价中包括的各项费用因涨价或升值原因而超出保险工程造价时，必须尽快以书面通知保险人，</w:t>
      </w:r>
      <w:r>
        <w:rPr>
          <w:rFonts w:hint="eastAsia" w:ascii="仿宋_GB2312" w:hAnsi="仿宋_GB2312" w:eastAsia="仿宋_GB2312" w:cs="仿宋_GB2312"/>
          <w:b/>
          <w:color w:val="auto"/>
          <w:highlight w:val="none"/>
          <w:lang w:bidi="ar"/>
        </w:rPr>
        <w:t>保险人据此调整保险金额</w:t>
      </w:r>
      <w:r>
        <w:rPr>
          <w:rFonts w:hint="eastAsia" w:ascii="仿宋_GB2312" w:hAnsi="仿宋_GB2312" w:eastAsia="仿宋_GB2312" w:cs="仿宋_GB2312"/>
          <w:color w:val="auto"/>
          <w:highlight w:val="none"/>
          <w:lang w:bidi="ar"/>
        </w:rPr>
        <w:t>；</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2．在保险期间内对相应的工程细节作出精确记录，并允许保险人在合理的时候对该项记录进行查验；</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3．若保险工程的安装期超过三年，必须从本保险合同生效日起每隔十二个月向保险人申报当时的工程实际投入金额及调整后的工程总造价，</w:t>
      </w:r>
      <w:r>
        <w:rPr>
          <w:rFonts w:hint="eastAsia" w:ascii="仿宋_GB2312" w:hAnsi="仿宋_GB2312" w:eastAsia="仿宋_GB2312" w:cs="仿宋_GB2312"/>
          <w:b/>
          <w:color w:val="auto"/>
          <w:highlight w:val="none"/>
          <w:lang w:bidi="ar"/>
        </w:rPr>
        <w:t>保险人将据此调整保险费；</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4．在本保险合同列明的保险期间届满后三个月内向保险人申报最终的工程总价值，</w:t>
      </w:r>
      <w:r>
        <w:rPr>
          <w:rFonts w:hint="eastAsia" w:ascii="仿宋_GB2312" w:hAnsi="仿宋_GB2312" w:eastAsia="仿宋_GB2312" w:cs="仿宋_GB2312"/>
          <w:b/>
          <w:color w:val="auto"/>
          <w:highlight w:val="none"/>
          <w:lang w:bidi="ar"/>
        </w:rPr>
        <w:t>保险人据此以多退少补的方式对预收保险费进行调整。</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第十一条 每次事故免赔额（率）由投保人与保险人在订立保险合同时协商确定，并在保险合同中载明。</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第十二条 同时约定了免赔额和免赔率的，免赔金额以免赔额和按照免赔率计算的金额二者高者为准。</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赔偿处理</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第十三条 对保险标的遭受的损失，保险人可选择以支付赔款或以修复、重置受损项目的方式予以赔偿，</w:t>
      </w:r>
      <w:r>
        <w:rPr>
          <w:rFonts w:hint="eastAsia" w:ascii="仿宋_GB2312" w:hAnsi="仿宋_GB2312" w:eastAsia="仿宋_GB2312" w:cs="仿宋_GB2312"/>
          <w:b/>
          <w:color w:val="auto"/>
          <w:highlight w:val="none"/>
          <w:lang w:bidi="ar"/>
        </w:rPr>
        <w:t>对保险标的在修复或替换过程中，被保险人进行的任何变更、性能增加或改进所产生的额外费用，保险人不负责赔偿。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第十四条 在发生本保险单项下的损失后，保险人按下列方式确定损失金额：</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（一）可以修复的部分损失：以将保险财产修复至其基本恢复受损前状态的费用考虑本保险合同第四十五条约定的残值处理方式后确定的赔偿金额为准。</w:t>
      </w:r>
      <w:r>
        <w:rPr>
          <w:rFonts w:hint="eastAsia" w:ascii="仿宋_GB2312" w:hAnsi="仿宋_GB2312" w:eastAsia="仿宋_GB2312" w:cs="仿宋_GB2312"/>
          <w:b/>
          <w:color w:val="auto"/>
          <w:highlight w:val="none"/>
          <w:lang w:bidi="ar"/>
        </w:rPr>
        <w:t>但若修复费用等于或超过保险财产损失前的价值时，则按下列第（二）款的规定处理；</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（二）全部损失或推定全损：以保险财产损失前的实际价值考虑本保险合同第四十五条约定的残值处理方式后确定的赔偿金额为准。</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（三）任何属于成对或成套的设备项目，若发生损失，保险人的赔偿责任不超过该受损项目在所属整对或整套设备项目的保险金额中所占的比例。</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第十五条 保险标的发生保险责任范围内的损失，保险人按以下方式计算赔偿：</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（一）保险金额等于或高于应保险金额时，按实际损失计算赔偿，</w:t>
      </w:r>
      <w:r>
        <w:rPr>
          <w:rFonts w:hint="eastAsia" w:ascii="仿宋_GB2312" w:hAnsi="仿宋_GB2312" w:eastAsia="仿宋_GB2312" w:cs="仿宋_GB2312"/>
          <w:b/>
          <w:color w:val="auto"/>
          <w:highlight w:val="none"/>
          <w:lang w:bidi="ar"/>
        </w:rPr>
        <w:t>最高不超过应保险金额；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（二）保险金额低于应保险金额时，按保险金额与应保险金额的比例乘以实际损失计算赔偿</w:t>
      </w:r>
      <w:r>
        <w:rPr>
          <w:rFonts w:hint="eastAsia" w:ascii="仿宋_GB2312" w:hAnsi="仿宋_GB2312" w:eastAsia="仿宋_GB2312" w:cs="仿宋_GB2312"/>
          <w:b/>
          <w:color w:val="auto"/>
          <w:highlight w:val="none"/>
          <w:lang w:bidi="ar"/>
        </w:rPr>
        <w:t>，最高不超过保险金额。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第十六条 每次事故保险人的赔偿金额为根据第十五条约定计算的金额</w:t>
      </w:r>
      <w:r>
        <w:rPr>
          <w:rFonts w:hint="eastAsia" w:ascii="仿宋_GB2312" w:hAnsi="仿宋_GB2312" w:eastAsia="仿宋_GB2312" w:cs="仿宋_GB2312"/>
          <w:b/>
          <w:color w:val="auto"/>
          <w:highlight w:val="none"/>
          <w:lang w:bidi="ar"/>
        </w:rPr>
        <w:t>扣除每次事故免赔额后</w:t>
      </w:r>
      <w:r>
        <w:rPr>
          <w:rFonts w:hint="eastAsia" w:ascii="仿宋_GB2312" w:hAnsi="仿宋_GB2312" w:eastAsia="仿宋_GB2312" w:cs="仿宋_GB2312"/>
          <w:color w:val="auto"/>
          <w:highlight w:val="none"/>
          <w:lang w:bidi="ar"/>
        </w:rPr>
        <w:t>的金额，或者为根据第十五条约定计算的金额</w:t>
      </w:r>
      <w:r>
        <w:rPr>
          <w:rFonts w:hint="eastAsia" w:ascii="仿宋_GB2312" w:hAnsi="仿宋_GB2312" w:eastAsia="仿宋_GB2312" w:cs="仿宋_GB2312"/>
          <w:b/>
          <w:color w:val="auto"/>
          <w:highlight w:val="none"/>
          <w:lang w:bidi="ar"/>
        </w:rPr>
        <w:t>扣除该金额与每次事故免赔率乘积后</w:t>
      </w:r>
      <w:r>
        <w:rPr>
          <w:rFonts w:hint="eastAsia" w:ascii="仿宋_GB2312" w:hAnsi="仿宋_GB2312" w:eastAsia="仿宋_GB2312" w:cs="仿宋_GB2312"/>
          <w:color w:val="auto"/>
          <w:highlight w:val="none"/>
          <w:lang w:bidi="ar"/>
        </w:rPr>
        <w:t>的金额。</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保险标的在连续72小时内遭受暴雨、台风、洪水或其它连续发生的自然灾害所致损失视为一次单独事件，在计算赔偿时视为一次保险事故，</w:t>
      </w:r>
      <w:r>
        <w:rPr>
          <w:rFonts w:hint="eastAsia" w:ascii="仿宋_GB2312" w:hAnsi="仿宋_GB2312" w:eastAsia="仿宋_GB2312" w:cs="仿宋_GB2312"/>
          <w:b/>
          <w:color w:val="auto"/>
          <w:highlight w:val="none"/>
          <w:lang w:bidi="ar"/>
        </w:rPr>
        <w:t>并扣减每次事故免赔额或每次事故免赔率计算的免赔金额。</w:t>
      </w:r>
      <w:r>
        <w:rPr>
          <w:rFonts w:hint="eastAsia" w:ascii="仿宋_GB2312" w:hAnsi="仿宋_GB2312" w:eastAsia="仿宋_GB2312" w:cs="仿宋_GB2312"/>
          <w:color w:val="auto"/>
          <w:highlight w:val="none"/>
          <w:lang w:bidi="ar"/>
        </w:rPr>
        <w:t>被保险人可自行决定72小时的起始时间，</w:t>
      </w:r>
      <w:r>
        <w:rPr>
          <w:rFonts w:hint="eastAsia" w:ascii="仿宋_GB2312" w:hAnsi="仿宋_GB2312" w:eastAsia="仿宋_GB2312" w:cs="仿宋_GB2312"/>
          <w:b/>
          <w:color w:val="auto"/>
          <w:highlight w:val="none"/>
          <w:lang w:bidi="ar"/>
        </w:rPr>
        <w:t>但若在连续数个72小时时间内发生损失，任何两个或两个以上72小时期限不得重叠。</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第十七条 若本保险合同所列标的不止一项时，应分项计算赔偿，</w:t>
      </w:r>
      <w:r>
        <w:rPr>
          <w:rFonts w:hint="eastAsia" w:ascii="仿宋_GB2312" w:hAnsi="仿宋_GB2312" w:eastAsia="仿宋_GB2312" w:cs="仿宋_GB2312"/>
          <w:b/>
          <w:color w:val="auto"/>
          <w:highlight w:val="none"/>
          <w:lang w:bidi="ar"/>
        </w:rPr>
        <w:t>保险人对每一保险项目的赔偿责任均不得超过本保险合同明细表对应列明的分项保险金额，以及本保险合同特别条款或批单中规定的其他适用的赔偿限额。在任何情况下，保险人在本保险合同下承担的对物质损失的最高赔偿金额不得超过保险合同明细表中列明的总保险金额。</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第十八条 保险标的的保险金额大于或等于其应保险金额时，被保险人为防止或减少保险标的的损失所支付的必要的、合理的费用，在保险标的损失赔偿金额之外另行计算</w:t>
      </w:r>
      <w:r>
        <w:rPr>
          <w:rFonts w:hint="eastAsia" w:ascii="仿宋_GB2312" w:hAnsi="仿宋_GB2312" w:eastAsia="仿宋_GB2312" w:cs="仿宋_GB2312"/>
          <w:b/>
          <w:color w:val="auto"/>
          <w:highlight w:val="none"/>
          <w:lang w:bidi="ar"/>
        </w:rPr>
        <w:t>，最高不超过被施救标的的应保险金额。</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保险标的的保险金额小于其应保险金额时，上述费用按被施救标的的保险金额与其应保险金额的</w:t>
      </w:r>
      <w:r>
        <w:rPr>
          <w:rFonts w:hint="eastAsia" w:ascii="仿宋_GB2312" w:hAnsi="仿宋_GB2312" w:eastAsia="仿宋_GB2312" w:cs="仿宋_GB2312"/>
          <w:b/>
          <w:color w:val="auto"/>
          <w:highlight w:val="none"/>
          <w:lang w:bidi="ar"/>
        </w:rPr>
        <w:t>比例</w:t>
      </w:r>
      <w:r>
        <w:rPr>
          <w:rFonts w:hint="eastAsia" w:ascii="仿宋_GB2312" w:hAnsi="仿宋_GB2312" w:eastAsia="仿宋_GB2312" w:cs="仿宋_GB2312"/>
          <w:color w:val="auto"/>
          <w:highlight w:val="none"/>
          <w:lang w:bidi="ar"/>
        </w:rPr>
        <w:t>在保险标的损失赔偿金额之外另行计算，</w:t>
      </w:r>
      <w:r>
        <w:rPr>
          <w:rFonts w:hint="eastAsia" w:ascii="仿宋_GB2312" w:hAnsi="仿宋_GB2312" w:eastAsia="仿宋_GB2312" w:cs="仿宋_GB2312"/>
          <w:b/>
          <w:color w:val="auto"/>
          <w:highlight w:val="none"/>
          <w:lang w:bidi="ar"/>
        </w:rPr>
        <w:t>最高不超过被施救标的的保险金额。</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被施救的财产中，含有本保险合同未承保财产的，</w:t>
      </w:r>
      <w:r>
        <w:rPr>
          <w:rFonts w:hint="eastAsia" w:ascii="仿宋_GB2312" w:hAnsi="仿宋_GB2312" w:eastAsia="仿宋_GB2312" w:cs="仿宋_GB2312"/>
          <w:b/>
          <w:color w:val="auto"/>
          <w:highlight w:val="none"/>
          <w:lang w:bidi="ar"/>
        </w:rPr>
        <w:t>按被施救保险标的的应保险金额与全部被施救财产价值的比例分摊施救费用。</w:t>
      </w:r>
    </w:p>
    <w:p>
      <w:pPr>
        <w:pStyle w:val="25"/>
        <w:shd w:val="clear"/>
        <w:ind w:firstLine="482"/>
        <w:rPr>
          <w:rFonts w:hint="eastAsia" w:ascii="仿宋_GB2312" w:hAnsi="仿宋_GB2312" w:eastAsia="仿宋_GB2312" w:cs="仿宋_GB2312"/>
          <w:color w:val="auto"/>
          <w:highlight w:val="none"/>
          <w:lang w:bidi="ar"/>
        </w:rPr>
      </w:pPr>
      <w:r>
        <w:rPr>
          <w:rFonts w:hint="eastAsia" w:ascii="仿宋_GB2312" w:hAnsi="仿宋_GB2312" w:eastAsia="仿宋_GB2312" w:cs="仿宋_GB2312"/>
          <w:b/>
          <w:color w:val="auto"/>
          <w:highlight w:val="none"/>
          <w:lang w:bidi="ar"/>
        </w:rPr>
        <w:t>第十九条 保险标的发生部分损失，保险人履行赔偿义务后，本保险合同的保险金额自损失发生之日起按保险人的赔偿金额相应减少，保险人不退还保险金额减少部分的保险费。</w:t>
      </w:r>
      <w:r>
        <w:rPr>
          <w:rFonts w:hint="eastAsia" w:ascii="仿宋_GB2312" w:hAnsi="仿宋_GB2312" w:eastAsia="仿宋_GB2312" w:cs="仿宋_GB2312"/>
          <w:color w:val="auto"/>
          <w:highlight w:val="none"/>
          <w:lang w:bidi="ar"/>
        </w:rPr>
        <w:t>如投保人请求恢复至原保险金额，应按原约定的保险费率另行支付恢复部分从投保人请求的恢复日期起至保险期间届满之日止按</w:t>
      </w:r>
      <w:r>
        <w:rPr>
          <w:rFonts w:hint="eastAsia" w:ascii="仿宋_GB2312" w:hAnsi="仿宋_GB2312" w:eastAsia="仿宋_GB2312" w:cs="仿宋_GB2312"/>
          <w:b/>
          <w:color w:val="auto"/>
          <w:highlight w:val="none"/>
          <w:lang w:bidi="ar"/>
        </w:rPr>
        <w:t>日比例</w:t>
      </w:r>
      <w:r>
        <w:rPr>
          <w:rFonts w:hint="eastAsia" w:ascii="仿宋_GB2312" w:hAnsi="仿宋_GB2312" w:eastAsia="仿宋_GB2312" w:cs="仿宋_GB2312"/>
          <w:color w:val="auto"/>
          <w:highlight w:val="none"/>
          <w:lang w:bidi="ar"/>
        </w:rPr>
        <w:t>计算的保险费。</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第二部分  第三者责任保险部分</w:t>
      </w: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第二十条 在保险期间内，因发生与本保险合同所承保工程直接相关的意外事故引起工地内及邻近区域的第三者人身伤亡、疾病或财产损失，依照中华人民共和国法律</w:t>
      </w:r>
      <w:r>
        <w:rPr>
          <w:rFonts w:hint="eastAsia" w:ascii="仿宋_GB2312" w:hAnsi="仿宋_GB2312" w:eastAsia="仿宋_GB2312" w:cs="仿宋_GB2312"/>
          <w:b/>
          <w:color w:val="auto"/>
          <w:highlight w:val="none"/>
          <w:lang w:bidi="ar"/>
        </w:rPr>
        <w:t>（不包括港、澳、台地区法律）</w:t>
      </w:r>
      <w:r>
        <w:rPr>
          <w:rFonts w:hint="eastAsia" w:ascii="仿宋_GB2312" w:hAnsi="仿宋_GB2312" w:eastAsia="仿宋_GB2312" w:cs="仿宋_GB2312"/>
          <w:color w:val="auto"/>
          <w:highlight w:val="none"/>
          <w:lang w:bidi="ar"/>
        </w:rPr>
        <w:t>应由被保险人承担的经济赔偿责任，保险人按照本保险合同约定负责赔偿。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第二十一条 本项保险事故发生后，被保险人因保险事故而被提起仲裁或者诉讼的，对应由被保险人支付的仲裁或诉讼费用以及事先</w:t>
      </w:r>
      <w:r>
        <w:rPr>
          <w:rFonts w:hint="eastAsia" w:ascii="仿宋_GB2312" w:hAnsi="仿宋_GB2312" w:eastAsia="仿宋_GB2312" w:cs="仿宋_GB2312"/>
          <w:b/>
          <w:color w:val="auto"/>
          <w:highlight w:val="none"/>
          <w:lang w:bidi="ar"/>
        </w:rPr>
        <w:t>经保险人书面同意支付的</w:t>
      </w:r>
      <w:r>
        <w:rPr>
          <w:rFonts w:hint="eastAsia" w:ascii="仿宋_GB2312" w:hAnsi="仿宋_GB2312" w:eastAsia="仿宋_GB2312" w:cs="仿宋_GB2312"/>
          <w:color w:val="auto"/>
          <w:highlight w:val="none"/>
          <w:lang w:bidi="ar"/>
        </w:rPr>
        <w:t>其他必要的、合理的法律费用（以下简称“法律费用”），保险人按照本保险合同约定也负责赔偿。</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责任免除</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第二十二条 下列损失、费用，保险人不负责赔偿：</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 xml:space="preserve">（一）本保险合同物质损失项下或本应在该项下予以负责的损失及各种费用； </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（二）工程所有人、承包人或其他关系方及其代表、家庭成员的人身伤亡或疾病；</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（三）工程所有人、承包人或其他关系方及其代表、家庭成员所有的或由上述人员所照管、控制的财产发生的损失；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（四）领有公共运输行驶执照的车辆、船舶、航空器造成的事故；</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（五）被保险人应承担的合同责任，但无合同存在时仍应承担的经济赔偿责任不在此限。</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责任限额与免赔额（率）</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第二十三条 责任限额包括每次事故责任限额、每次事故每人责任限额、累计责任限额，由投保人与保险人协商确定，并在保险合同中载明。</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第二十四条 每次事故免赔额（率）由投保人与保险人在订立保险合同时协商确定，并在保险合同中载明。</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赔偿处理</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第二十五条 保险人以下列方式之一确定的被保险人的赔偿责任为基础，按照保险合同的约定进行赔偿：</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（一）被保险人和向其提出损害赔偿请求的索赔方协商并经保险人确认；</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（二）仲裁机构裁决；</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（三）人民法院判决；</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（四）保险人认可的其他方式。</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第二十六条 在保险期间内发生保险责任范围内的损失，保险人按以下方式计算赔偿：</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（一）对于每次事故造成的损失，保险人在每次事故责任限额内计算赔偿，</w:t>
      </w:r>
      <w:r>
        <w:rPr>
          <w:rFonts w:hint="eastAsia" w:ascii="仿宋_GB2312" w:hAnsi="仿宋_GB2312" w:eastAsia="仿宋_GB2312" w:cs="仿宋_GB2312"/>
          <w:b/>
          <w:color w:val="auto"/>
          <w:highlight w:val="none"/>
          <w:lang w:bidi="ar"/>
        </w:rPr>
        <w:t>其中对每人人身伤亡的赔偿金额不得超过每次事故每人责任限额；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（二）1．在依据本条第（一）项计算的基础上，保险人在</w:t>
      </w:r>
      <w:r>
        <w:rPr>
          <w:rFonts w:hint="eastAsia" w:ascii="仿宋_GB2312" w:hAnsi="仿宋_GB2312" w:eastAsia="仿宋_GB2312" w:cs="仿宋_GB2312"/>
          <w:b/>
          <w:color w:val="auto"/>
          <w:highlight w:val="none"/>
          <w:lang w:bidi="ar"/>
        </w:rPr>
        <w:t>扣除本保险合同载明的每次事故免赔额后进行赔偿，</w:t>
      </w:r>
      <w:r>
        <w:rPr>
          <w:rFonts w:hint="eastAsia" w:ascii="仿宋_GB2312" w:hAnsi="仿宋_GB2312" w:eastAsia="仿宋_GB2312" w:cs="仿宋_GB2312"/>
          <w:color w:val="auto"/>
          <w:highlight w:val="none"/>
          <w:lang w:bidi="ar"/>
        </w:rPr>
        <w:t>但对于人身伤亡的赔偿不扣除每次事故免赔额；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 xml:space="preserve"> 2．在依据本条第（一）项计算的基础上，保险人在</w:t>
      </w:r>
      <w:r>
        <w:rPr>
          <w:rFonts w:hint="eastAsia" w:ascii="仿宋_GB2312" w:hAnsi="仿宋_GB2312" w:eastAsia="仿宋_GB2312" w:cs="仿宋_GB2312"/>
          <w:b/>
          <w:color w:val="auto"/>
          <w:highlight w:val="none"/>
          <w:lang w:bidi="ar"/>
        </w:rPr>
        <w:t>扣除按本保险合同载明的每次事故免赔率计算的免赔金额后</w:t>
      </w:r>
      <w:r>
        <w:rPr>
          <w:rFonts w:hint="eastAsia" w:ascii="仿宋_GB2312" w:hAnsi="仿宋_GB2312" w:eastAsia="仿宋_GB2312" w:cs="仿宋_GB2312"/>
          <w:color w:val="auto"/>
          <w:highlight w:val="none"/>
          <w:lang w:bidi="ar"/>
        </w:rPr>
        <w:t>进行赔偿，但对于人身伤亡的赔偿不扣除</w:t>
      </w:r>
      <w:r>
        <w:rPr>
          <w:rFonts w:hint="eastAsia" w:ascii="仿宋_GB2312" w:hAnsi="仿宋_GB2312" w:eastAsia="仿宋_GB2312" w:cs="仿宋_GB2312"/>
          <w:b/>
          <w:color w:val="auto"/>
          <w:highlight w:val="none"/>
          <w:lang w:bidi="ar"/>
        </w:rPr>
        <w:t>每次事故免赔率计算的免赔金额</w:t>
      </w:r>
      <w:r>
        <w:rPr>
          <w:rFonts w:hint="eastAsia" w:ascii="仿宋_GB2312" w:hAnsi="仿宋_GB2312" w:eastAsia="仿宋_GB2312" w:cs="仿宋_GB2312"/>
          <w:color w:val="auto"/>
          <w:highlight w:val="none"/>
          <w:lang w:bidi="ar"/>
        </w:rPr>
        <w:t>；</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（三）保险人对多次事故损失的累计赔偿金额不超过本保险单列明的累计责任限额。</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第二十七条 对每次事故法律费用的赔偿金额，保险人在第二十六条计算的赔偿金额以外按本保险合同的约定另行计算。</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第二十八条 保险人对被保险人给第三者造成的损害，可以依照法律的规定或者本保险合同的约定，直接向该第三者赔偿保险金。</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被保险人给第三者造成损害，被保险人对第三者应负的赔偿责任确定的，根据被保险人的请求，保险人应当直接向该第三者赔偿保险金。</w:t>
      </w:r>
      <w:r>
        <w:rPr>
          <w:rFonts w:hint="eastAsia" w:ascii="仿宋_GB2312" w:hAnsi="仿宋_GB2312" w:eastAsia="仿宋_GB2312" w:cs="仿宋_GB2312"/>
          <w:b/>
          <w:color w:val="auto"/>
          <w:highlight w:val="none"/>
          <w:lang w:bidi="ar"/>
        </w:rPr>
        <w:t>被保险人怠于请求的，第三者有权就其应获赔偿部分直接向保险人请求赔偿保险金。</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被保险人给第三者造成损害，被保险人未向该第三者赔偿的，保险人不得向被保险人赔偿保险金。</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第三部分  通用条款</w:t>
      </w: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责任免除</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第二十九条 下列原因造成的损失、费用和责任，保险人不负责赔偿：</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（一）战争、敌对行为、军事行为、武装冲突、罢工、骚乱、暴动、恐怖活动；</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（二）行政行为或司法行为；</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（三）投保人、被保险人及其代表的故意行为、重大过失行为或犯罪行为；</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（四）核辐射、核爆炸、核污染及其他放射性污染；</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（五）大气污染、土地污染、水污染及其他各种污染。</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第三十条 下列损失、费用和责任，保险人也不负责赔偿：</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（一）工程部分停工或全部停工引起的任何损失、费用和责任。</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（二）罚金、延误、丧失合同及其他后果损失；</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（三）本保险合同中载明的免赔额或者按本保险合同中载明的免赔率计算的免赔额。</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第三十一条 其他不属于本保险责任范围内的损失、费用和责任，保险人不负责赔偿。</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保险期间</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第三十二条 本保险合同保险期间遵循如下约定：</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一）保险人的保险责任自保险工程在工地动工或用于保险工程的材料、设备运抵工地之时起始，至工程所有人对部分或全部工程签发完工验收证书或验收合格，或工程所有人实际占有或使用或接收该部分或全部工程之时终止，以先发生者为准。</w:t>
      </w:r>
      <w:r>
        <w:rPr>
          <w:rFonts w:hint="eastAsia" w:ascii="仿宋_GB2312" w:hAnsi="仿宋_GB2312" w:eastAsia="仿宋_GB2312" w:cs="仿宋_GB2312"/>
          <w:b/>
          <w:color w:val="auto"/>
          <w:highlight w:val="none"/>
          <w:lang w:bidi="ar"/>
        </w:rPr>
        <w:t>但在任何情况下，安工期保险责任的起始或终止不得超出本保险合同载明的安工保险期间范围。</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（二）不论有关合同中对试车和考核期如何规定，保险人仅在本保险合同明细表中列明的试车和考核期间内对试车和考核所引发的损失、费用和责任负责赔偿；</w:t>
      </w:r>
      <w:r>
        <w:rPr>
          <w:rFonts w:hint="eastAsia" w:ascii="仿宋_GB2312" w:hAnsi="仿宋_GB2312" w:eastAsia="仿宋_GB2312" w:cs="仿宋_GB2312"/>
          <w:b/>
          <w:color w:val="auto"/>
          <w:highlight w:val="none"/>
          <w:lang w:bidi="ar"/>
        </w:rPr>
        <w:t>若保险设备本身是在本次安装前已被使用过的设备或转手设备，则自其试车之时起，保险人对该项设备的保险责任即行终止。</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（三）上述保险期间的展延，投保人须事先获得保险人的书面同意</w:t>
      </w:r>
      <w:r>
        <w:rPr>
          <w:rFonts w:hint="eastAsia" w:ascii="仿宋_GB2312" w:hAnsi="仿宋_GB2312" w:eastAsia="仿宋_GB2312" w:cs="仿宋_GB2312"/>
          <w:b/>
          <w:color w:val="auto"/>
          <w:highlight w:val="none"/>
          <w:lang w:bidi="ar"/>
        </w:rPr>
        <w:t>，否则，从本保险合同明细表中列明的安工期保险期间终止日之后发生的任何损失、费用和责任，保险人不负责赔偿。</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保险人义务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第三十三条 订立本保险合同时，采用保险人提供的格式条款的，保险人向投保人提供的投保单应当附格式条款，保险人应当向投保人说明本保险合同的内容。对本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第三十四条 本保险合同成立后，保险人应当及时向投保人签发保险单或其他保险凭证。</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第三十五条 保险人按照合同的约定，认为有关索赔的证明和资料不完整的，应当及时一次性通知投保人、被保险人补充提供。</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第三十六条 保险人收到被保险人的赔偿保险金的请求后，应当及时作出核定；情形复杂的，应当在三十日内作出核定，但合同另有约定的除外。</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人应当将核定结果通知被保险人；对属于保险责任的，在与被保险人达成赔偿保险金的协议后十日内，履行赔偿保险金义务。保险合同对赔偿保险金的期限有约定的，保险人应当按照约定履行赔偿保险金义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保险人依照前款约定作出核定后，对不属于保险责任的，应当自作出核定之日起三日内向被保险人发出拒绝赔偿保险金通知书，并说明理由。</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 xml:space="preserve">第三十七条 保险人自收到赔偿保险金的请求和有关证明、资料之日起六十日内，对其赔偿保险金的数额不能确定的，应当根据已有证明和资料可以确定的数额先予支付；保险人最终确定赔偿保险金的数额后，应当支付相应的差额。 </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投保人、被保险人义务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第三十八条 订立保险合同，保险人就保险标的或者被保险人的有关情况提出询问的，投保人应当如实告知。</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投保人故意或者因重大过失未履行前款规定的如实告知义务，足以影响保险人决定是否同意承保或者提高保险费率的，保险人有权解除保险合同。</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投保人故意不履行如实告知义务的，保险人对于合同解除前发生的保险事故，不承担赔偿保险金的责任，并不退还保险费。</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投保人因重大过失未履行如实告知义务，对保险事故的发生有严重影响的，保险人对于合同解除前发生的保险事故，不承担赔偿保险金的责任，但应当退还保险费。</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第三十九条 除另有约定外，投保人应在保险合同成立时一次交清保险费。投保人未按约定交清保险费的，保险合同不生效。</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第四十条 被保险人应严格遵守国家有关消防、安全、生产操作、劳动保护等方面的相关法律、法规及规定，谨慎选用施工人员，遵守一切与施工有关的法规、技术规程和安全操作规程，维护保险标的的安全。</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保险人可以对被保险人遵守前款约定的情况进行检查，向投保人、被保险人提出消除不安全因素和隐患的书面建议，投保人、被保险人应该认真付诸实施。</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投保人、被保险人未按照约定履行其对保险标的的安全应尽责任的，保险人有权要求增加保险费或者解除合同。</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第四十一条 保险标的转让的，被保险人或者受让人应当及时通知保险人。</w:t>
      </w:r>
    </w:p>
    <w:p>
      <w:pPr>
        <w:pStyle w:val="25"/>
        <w:shd w:val="clear"/>
        <w:ind w:firstLine="482"/>
        <w:rPr>
          <w:rFonts w:hint="eastAsia" w:ascii="仿宋_GB2312" w:hAnsi="仿宋_GB2312" w:eastAsia="仿宋_GB2312" w:cs="仿宋_GB2312"/>
          <w:color w:val="auto"/>
          <w:highlight w:val="none"/>
          <w:lang w:bidi="ar"/>
        </w:rPr>
      </w:pPr>
      <w:r>
        <w:rPr>
          <w:rFonts w:hint="eastAsia" w:ascii="仿宋_GB2312" w:hAnsi="仿宋_GB2312" w:eastAsia="仿宋_GB2312" w:cs="仿宋_GB2312"/>
          <w:b/>
          <w:color w:val="auto"/>
          <w:highlight w:val="none"/>
          <w:lang w:bidi="ar"/>
        </w:rPr>
        <w:t>因保险标的转让导致危险程度显著增加的，保险人自收到前款规定的通知之日起三十日内，可以按照合同约定增加保险费或者解除合同。</w:t>
      </w:r>
      <w:r>
        <w:rPr>
          <w:rFonts w:hint="eastAsia" w:ascii="仿宋_GB2312" w:hAnsi="仿宋_GB2312" w:eastAsia="仿宋_GB2312" w:cs="仿宋_GB2312"/>
          <w:color w:val="auto"/>
          <w:highlight w:val="none"/>
          <w:lang w:bidi="ar"/>
        </w:rPr>
        <w:t>保险人解除合同的，应当将已收取的保险费，按照合同约定扣除自保险责任开始之日起至合同解除之日止应收的部分后，退还投保人。</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被保险人、受让人未履行本条规定的通知义务的，因转让导致保险标的危险程度显著增加而发生的保险事故，保险人不承担赔偿保险金的责任。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第四十二条 在保险期间内，被保险人在工程设计、施工方式、工艺、技术手段等方面发生改变致</w:t>
      </w:r>
      <w:r>
        <w:rPr>
          <w:rFonts w:hint="eastAsia" w:ascii="仿宋_GB2312" w:hAnsi="仿宋_GB2312" w:eastAsia="仿宋_GB2312" w:cs="仿宋_GB2312"/>
          <w:b/>
          <w:color w:val="auto"/>
          <w:highlight w:val="none"/>
          <w:lang w:bidi="ar"/>
        </w:rPr>
        <w:t>使保险工程风险程度显著增加或其他足以影响保险人决定是否继续承保或是否增加保险费的保险合同重要事项变更，被保险人应及时书面通知保险人，保险人有权要求增加保险费或者解除合同。</w:t>
      </w:r>
      <w:r>
        <w:rPr>
          <w:rFonts w:hint="eastAsia" w:ascii="仿宋_GB2312" w:hAnsi="仿宋_GB2312" w:eastAsia="仿宋_GB2312" w:cs="仿宋_GB2312"/>
          <w:color w:val="auto"/>
          <w:highlight w:val="none"/>
          <w:lang w:bidi="ar"/>
        </w:rPr>
        <w:t>保险人解除合同的，应当将已收取的保险费，按照合同约定扣除自保险责任开始之日起至合同解除之日止应收的部分后，退还投保人。</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被保险人未履行通知义务，因上述保险合同重要事项变更而导致保险事故发生的，保险人不承担赔偿责任。</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第四十三条 发生可能引起本保险项下索赔的损害事故，被保险人应该：</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（一）尽力采取必要、合理的措施，防止或减少损失，</w:t>
      </w:r>
      <w:r>
        <w:rPr>
          <w:rFonts w:hint="eastAsia" w:ascii="仿宋_GB2312" w:hAnsi="仿宋_GB2312" w:eastAsia="仿宋_GB2312" w:cs="仿宋_GB2312"/>
          <w:b/>
          <w:color w:val="auto"/>
          <w:highlight w:val="none"/>
          <w:lang w:bidi="ar"/>
        </w:rPr>
        <w:t>否则，对因此扩大的损失，保险人不承担赔偿责任；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（二）及时通知保险人，并书面说明事故发生的原因、经过和损失情况；</w:t>
      </w:r>
      <w:r>
        <w:rPr>
          <w:rFonts w:hint="eastAsia" w:ascii="仿宋_GB2312" w:hAnsi="仿宋_GB2312" w:eastAsia="仿宋_GB2312" w:cs="仿宋_GB2312"/>
          <w:b/>
          <w:color w:val="auto"/>
          <w:highlight w:val="none"/>
          <w:lang w:bidi="ar"/>
        </w:rPr>
        <w:t>故意或者因重大过失未及时通知，致使保险事故的性质、原因、损失程度等难以确定的，保险人对无法确定的部分，不承担赔偿责任，</w:t>
      </w:r>
      <w:r>
        <w:rPr>
          <w:rFonts w:hint="eastAsia" w:ascii="仿宋_GB2312" w:hAnsi="仿宋_GB2312" w:eastAsia="仿宋_GB2312" w:cs="仿宋_GB2312"/>
          <w:color w:val="auto"/>
          <w:highlight w:val="none"/>
          <w:lang w:bidi="ar"/>
        </w:rPr>
        <w:t>但保险人通过其他途径已经及时知道或者应当及时知道保险事故发生的除外；</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 xml:space="preserve">（三）保护事故现场，允许并且协助保险人进行事故调查。 </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第四十四条 被保险人向保险人请求赔偿时，应向保险人提供下列证明和资料：</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（一）保险单原件或其他能够有效证明保险合同有效的材料；</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（二）索赔申请书；</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（三）财产损失清单；</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（四）有关部门的损失证明；</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（五）投保人、被保险人所能提供的其他与确认保险事故的性质、原因、损失程度等有关索赔的证明和资料。</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投保人、被保险人未履行前款约定的索赔材料提供义务，导致保险人无法核实损失情况的，保险人对无法核实部分不承担赔偿责任。</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赔偿处理</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第四十五条 保险事故发生时，被保险人对保险标的不具有保险利益的，不得向保险人请求赔偿保险金。</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第四十六条 保险标的遭受损失后，如果有残余价值，应由双方协商处理。</w:t>
      </w:r>
      <w:r>
        <w:rPr>
          <w:rFonts w:hint="eastAsia" w:ascii="仿宋_GB2312" w:hAnsi="仿宋_GB2312" w:eastAsia="仿宋_GB2312" w:cs="仿宋_GB2312"/>
          <w:b/>
          <w:color w:val="auto"/>
          <w:highlight w:val="none"/>
          <w:lang w:bidi="ar"/>
        </w:rPr>
        <w:t>若协商残值归被保险人所有，应在赔偿金额中扣减残值。</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第四十七条 发生保险事故时，如果被保险人的损失在有相同保障的其他保险项下也能够获得赔偿，则本保险人按照本保险合同的保险金额与其他保险合同及本保险合同的保险金额总和的比例承担赔偿责任。</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其他保险人应承担的赔偿金额，本保险人不负责垫付。若被保险人未如实告知导致保险人多支付赔偿金的，保险人有权向被保险人追回多支付的部分。</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第四十八条 发生保险责任范围内的损失，应由有关责任方负责赔偿的，保险人自向被保险人赔偿保险金之日起，</w:t>
      </w:r>
      <w:r>
        <w:rPr>
          <w:rFonts w:hint="eastAsia" w:ascii="仿宋_GB2312" w:hAnsi="仿宋_GB2312" w:eastAsia="仿宋_GB2312" w:cs="仿宋_GB2312"/>
          <w:b/>
          <w:color w:val="auto"/>
          <w:highlight w:val="none"/>
          <w:lang w:bidi="ar"/>
        </w:rPr>
        <w:t>在赔偿金额范围内代位行使被保险人对有关责任方请求赔偿的权利，被保险人应当向保险人提供必要的文件和所知道的有关情况。</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被保险人已经从有关责任方取得赔偿的，保险人赔偿保险金时，可以相应扣减被保险人已从有关责任方取得的赔偿金额。</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保险事故发生后，在保险人未赔偿保险金之前，被保险人放弃对有关责任方请求赔偿权利的，保险人不承担赔偿责任；保险人向被保险人赔偿保险金后，被保险人未经保险人同意放弃对有关责任方请求赔偿权利的，该行为无效；由于被保险人故意或者因重大过失致使保险人不能行使代位请求赔偿的权利的，保险人可以扣减或者要求返还相应的保险金。</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第四十九条 保险标的发生部分损失的，自保险人赔偿之日起三十日内，投保人可以解除合同；</w:t>
      </w:r>
      <w:r>
        <w:rPr>
          <w:rFonts w:hint="eastAsia" w:ascii="仿宋_GB2312" w:hAnsi="仿宋_GB2312" w:eastAsia="仿宋_GB2312" w:cs="仿宋_GB2312"/>
          <w:b/>
          <w:color w:val="auto"/>
          <w:highlight w:val="none"/>
          <w:lang w:bidi="ar"/>
        </w:rPr>
        <w:t>除合同另有约定外，保险人也可以解除合同，但应当提前十五日通知投保人。</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保险合同依据前述规定解除的，保险人应当将保险标的未受损失部分的保险费，按照合同约定扣除自保险责任开始之日起至合同解除之日止应收的部分后，退还投保人。</w:t>
      </w:r>
    </w:p>
    <w:p>
      <w:pPr>
        <w:pStyle w:val="25"/>
        <w:shd w:val="clear"/>
        <w:ind w:firstLine="482"/>
        <w:rPr>
          <w:rFonts w:hint="eastAsia" w:ascii="仿宋_GB2312" w:hAnsi="仿宋_GB2312" w:eastAsia="仿宋_GB2312" w:cs="仿宋_GB2312"/>
          <w:color w:val="auto"/>
          <w:highlight w:val="none"/>
          <w:lang w:bidi="ar"/>
        </w:rPr>
      </w:pPr>
      <w:r>
        <w:rPr>
          <w:rFonts w:hint="eastAsia" w:ascii="仿宋_GB2312" w:hAnsi="仿宋_GB2312" w:eastAsia="仿宋_GB2312" w:cs="仿宋_GB2312"/>
          <w:b/>
          <w:color w:val="auto"/>
          <w:highlight w:val="none"/>
          <w:lang w:bidi="ar"/>
        </w:rPr>
        <w:t>第五十条 保险标的发生全部损失，属于保险责任的，保险人在履行赔偿义务后，本保险合同终止；不属于保险责任的，本保险合同终止，</w:t>
      </w:r>
      <w:r>
        <w:rPr>
          <w:rFonts w:hint="eastAsia" w:ascii="仿宋_GB2312" w:hAnsi="仿宋_GB2312" w:eastAsia="仿宋_GB2312" w:cs="仿宋_GB2312"/>
          <w:color w:val="auto"/>
          <w:highlight w:val="none"/>
          <w:lang w:bidi="ar"/>
        </w:rPr>
        <w:t>保险人按照保险责任开始之日起至合同解除之日止期间与保险期间的</w:t>
      </w:r>
      <w:r>
        <w:rPr>
          <w:rFonts w:hint="eastAsia" w:ascii="仿宋_GB2312" w:hAnsi="仿宋_GB2312" w:eastAsia="仿宋_GB2312" w:cs="仿宋_GB2312"/>
          <w:b/>
          <w:color w:val="auto"/>
          <w:highlight w:val="none"/>
          <w:lang w:bidi="ar"/>
        </w:rPr>
        <w:t>日比例</w:t>
      </w:r>
      <w:r>
        <w:rPr>
          <w:rFonts w:hint="eastAsia" w:ascii="仿宋_GB2312" w:hAnsi="仿宋_GB2312" w:eastAsia="仿宋_GB2312" w:cs="仿宋_GB2312"/>
          <w:color w:val="auto"/>
          <w:highlight w:val="none"/>
          <w:lang w:bidi="ar"/>
        </w:rPr>
        <w:t>计收保险费，并退还剩余部分保险费。</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第五十一条 被保险人向保险人请求赔偿的诉讼时效期间依照法律规定执行，其中，物质损失部分，自其知道或者应当知道保险事故发生之日起计算；第三者责任部分，自被保险人对第三者的赔偿责任确定之日起计算。</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争议处理和法律适用</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第五十二条 因履行本保险合同发生的争议，由当事人协商解决。协商不成的，提交保险合同载明的仲裁机构仲裁；保险合同未载明仲裁机构且争议发生后未达成仲裁协议的，依法向中华人民共和国人民法院起诉。</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第五十三条 与本保险合同有关的以及履行本保险合同产生的一切争议处理适用中华人民共和国法律</w:t>
      </w:r>
      <w:r>
        <w:rPr>
          <w:rFonts w:hint="eastAsia" w:ascii="仿宋_GB2312" w:hAnsi="仿宋_GB2312" w:eastAsia="仿宋_GB2312" w:cs="仿宋_GB2312"/>
          <w:b/>
          <w:color w:val="auto"/>
          <w:highlight w:val="none"/>
          <w:lang w:bidi="ar"/>
        </w:rPr>
        <w:t>（不包括港、澳、台地区法律）</w:t>
      </w:r>
      <w:r>
        <w:rPr>
          <w:rFonts w:hint="eastAsia" w:ascii="仿宋_GB2312" w:hAnsi="仿宋_GB2312" w:eastAsia="仿宋_GB2312" w:cs="仿宋_GB2312"/>
          <w:color w:val="auto"/>
          <w:highlight w:val="none"/>
          <w:lang w:bidi="ar"/>
        </w:rPr>
        <w:t>。</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其他事项</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第五十四条 保险责任开始前，投保人要求解除保险合同的，除另有约定外</w:t>
      </w:r>
      <w:r>
        <w:rPr>
          <w:rFonts w:hint="eastAsia" w:ascii="仿宋_GB2312" w:hAnsi="仿宋_GB2312" w:eastAsia="仿宋_GB2312" w:cs="仿宋_GB2312"/>
          <w:b/>
          <w:color w:val="auto"/>
          <w:highlight w:val="none"/>
          <w:lang w:bidi="ar"/>
        </w:rPr>
        <w:t>应当向保险人支付相当于保险费5%的退保手续费，</w:t>
      </w:r>
      <w:r>
        <w:rPr>
          <w:rFonts w:hint="eastAsia" w:ascii="仿宋_GB2312" w:hAnsi="仿宋_GB2312" w:eastAsia="仿宋_GB2312" w:cs="仿宋_GB2312"/>
          <w:color w:val="auto"/>
          <w:highlight w:val="none"/>
          <w:lang w:bidi="ar"/>
        </w:rPr>
        <w:t xml:space="preserve">保险人应当退还剩余部分保险费。 </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保险责任开始后，投保人要求解除保险合同的，自通知保险人之日起，保险合同解除，</w:t>
      </w:r>
      <w:r>
        <w:rPr>
          <w:rFonts w:hint="eastAsia" w:ascii="仿宋_GB2312" w:hAnsi="仿宋_GB2312" w:eastAsia="仿宋_GB2312" w:cs="仿宋_GB2312"/>
          <w:b/>
          <w:color w:val="auto"/>
          <w:highlight w:val="none"/>
          <w:lang w:bidi="ar"/>
        </w:rPr>
        <w:t>保险人按照保险责任开始之日起至合同解除之日止期间与保险期间的日比例计收保险费，</w:t>
      </w:r>
      <w:r>
        <w:rPr>
          <w:rFonts w:hint="eastAsia" w:ascii="仿宋_GB2312" w:hAnsi="仿宋_GB2312" w:eastAsia="仿宋_GB2312" w:cs="仿宋_GB2312"/>
          <w:color w:val="auto"/>
          <w:highlight w:val="none"/>
          <w:lang w:bidi="ar"/>
        </w:rPr>
        <w:t>并退还剩余部分保险费。</w:t>
      </w:r>
    </w:p>
    <w:p>
      <w:pPr>
        <w:pStyle w:val="25"/>
        <w:shd w:val="clear"/>
        <w:ind w:firstLine="482"/>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b/>
          <w:color w:val="auto"/>
          <w:highlight w:val="none"/>
          <w:lang w:bidi="ar"/>
        </w:rPr>
        <w:t>第五十五条 本保险合同所列数字如未注明（不含），均包含本数。</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第五十六条 本保险合同约定与《中华人民共和国保险法》等法律规定相悖之处，以法律规定为准。本保险合同未尽事宜，以法律规定为准。</w:t>
      </w:r>
    </w:p>
    <w:p>
      <w:pPr>
        <w:pStyle w:val="25"/>
        <w:shd w:val="clear"/>
        <w:rPr>
          <w:rFonts w:hint="eastAsia" w:ascii="仿宋_GB2312" w:hAnsi="仿宋_GB2312" w:eastAsia="仿宋_GB2312" w:cs="仿宋_GB2312"/>
          <w:color w:val="auto"/>
          <w:highlight w:val="none"/>
          <w:lang w:bidi="ar"/>
        </w:rPr>
      </w:pPr>
    </w:p>
    <w:p>
      <w:pPr>
        <w:pStyle w:val="26"/>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释义</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【自然灾害】指地震、海啸、雷击、暴雨、洪水、暴风、龙卷风、冰雹、台风、飓风、沙尘暴、暴雪、冰凌、突发性滑坡、崩塌、泥石流、地面突然下陷下沉及其他人力不可抗拒的破坏力强大的自然现象。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地震：指地下岩石的构造活动或火山爆发产生的地面震动。由于地震的强度不同，其破坏力也存在很大的区别，一般保险针对的是破坏性地震，根据国家地震局的有关规定，震级在4.75级以上且烈度在6级以上的地震为破坏性地震。</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2．海啸：指由于地震或风暴而造成的海面巨大涨落现象，按成因分为地震海啸和风暴海啸两种。地震海啸是伴随地震而形成的，即海底地壳发生断裂，引起剧烈的震动，产生巨大的波浪。风暴海啸是强大低气压在通过时，海面异常升起的现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3．雷击：指由雷电造成的灾害。雷电为积雨云中、云间或云地之间产生的放电现象。雷击的破坏形式分直接雷击与感应雷击两种。</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（1）直接雷击：由于雷电直接击中保险标的造成损失，属直接雷击责任。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 xml:space="preserve">（2）感应雷击：由于雷击产生的静电感应或电磁感应使屋内对地绝缘金属物体产生高电位放出火花引起的火灾，导致电器本身的损毁，或因雷电的高电压感应，致使电器部件的损毁，属感应雷击责任。    </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4．暴雨：指每小时降雨量达16毫米以上，或连续12小时降雨量达30毫米以上，或连续24小时降雨量达50毫米以上的降雨。</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5．洪水：指山洪暴发、江河泛滥、潮水上岸及倒灌。</w:t>
      </w:r>
      <w:r>
        <w:rPr>
          <w:rFonts w:hint="eastAsia" w:ascii="仿宋_GB2312" w:hAnsi="仿宋_GB2312" w:eastAsia="仿宋_GB2312" w:cs="仿宋_GB2312"/>
          <w:b/>
          <w:color w:val="auto"/>
          <w:highlight w:val="none"/>
          <w:lang w:bidi="ar"/>
        </w:rPr>
        <w:t>但规律性的涨潮、自动灭火设施漏水以及在常年水位以下或地下渗水、水管暴裂不属于洪水责任。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6．暴风：指风力达8级、风速在17.2米/秒以上的自然风。</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7．龙卷风：指一种范围小而时间短的猛烈旋风，陆地上平均最大风速在79米/秒-103米/秒，极端最大风速在100米/秒以上。</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8．冰雹：指从强烈对流的积雨云中降落到地面的冰块或冰球，直径大于5毫米，核心坚硬的固体降水。</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9．台风、飓风：台风指中心附近最大平均风力12级或以上，即风速在32.6米/秒以上的热带气旋；飓风是一种与台风性质相同、但出现的位置区域不同的热带气旋，台风出现在西北太平洋海域，而飓风出现在印度洋、大西洋海域。</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10．沙尘暴：指强风将地面大量尘沙吹起，使空气很混浊，水平能见度小于1公里的天气现象。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11．暴雪：指连续12小时的降雪量大于或等于10毫米的降雪现象。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12．冰凌：指春季江河解冻期时冰块飘浮遇阻，堆积成坝，堵塞江道，造成水位急剧上升，以致江水溢出江道，漫延成灾。</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陆上有些地区，如山谷风口或酷寒致使雨雪在物体上结成冰块，成下垂形状，越结越厚，重量增加，由于下垂的拉力致使物体毁坏，也属冰凌责任。</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13．突发性滑坡：斜坡上不稳的岩土体或人为堆积物在重力作用下突然整体向下滑动的现象。</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14．崩塌：石崖、土崖、岩石受自然风化、雨蚀造成崩溃下塌，以及大量积雪在重力作用下从高处突然崩塌滚落。</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15．泥石流：由于雨水、冰雪融化等水源激发的、含有大量泥沙石块的特殊洪流。</w:t>
      </w:r>
    </w:p>
    <w:p>
      <w:pPr>
        <w:pStyle w:val="25"/>
        <w:shd w:val="clear"/>
        <w:rPr>
          <w:rFonts w:hint="eastAsia" w:ascii="仿宋_GB2312" w:hAnsi="仿宋_GB2312" w:eastAsia="仿宋_GB2312" w:cs="仿宋_GB2312"/>
          <w:b/>
          <w:color w:val="auto"/>
          <w:highlight w:val="none"/>
          <w:lang w:bidi="ar"/>
        </w:rPr>
      </w:pPr>
      <w:r>
        <w:rPr>
          <w:rFonts w:hint="eastAsia" w:ascii="仿宋_GB2312" w:hAnsi="仿宋_GB2312" w:eastAsia="仿宋_GB2312" w:cs="仿宋_GB2312"/>
          <w:color w:val="auto"/>
          <w:highlight w:val="none"/>
          <w:lang w:bidi="ar"/>
        </w:rPr>
        <w:t>16．地面突然下陷下沉：地壳因为自然变异，地层收缩而发生突然塌陷。对于因海潮、河流、大雨侵蚀或在建筑房屋前没有掌握地层情况，地下有孔穴、矿穴，以致地面突然塌陷，也属地面突然下陷下沉。</w:t>
      </w:r>
      <w:r>
        <w:rPr>
          <w:rFonts w:hint="eastAsia" w:ascii="仿宋_GB2312" w:hAnsi="仿宋_GB2312" w:eastAsia="仿宋_GB2312" w:cs="仿宋_GB2312"/>
          <w:b/>
          <w:color w:val="auto"/>
          <w:highlight w:val="none"/>
          <w:lang w:bidi="ar"/>
        </w:rPr>
        <w:t>但未按建筑施工要求导致建筑地基下沉、裂缝、倒塌等，不在此列。</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【意外事故】指不可预料的以及被保险人无法控制并造成物质损失的突发性事件。</w:t>
      </w:r>
    </w:p>
    <w:p>
      <w:pPr>
        <w:pStyle w:val="25"/>
        <w:shd w:val="clear"/>
        <w:rPr>
          <w:rFonts w:hint="eastAsia" w:ascii="仿宋_GB2312" w:hAnsi="仿宋_GB2312" w:eastAsia="仿宋_GB2312" w:cs="仿宋_GB2312"/>
          <w:color w:val="auto"/>
          <w:highlight w:val="none"/>
          <w:lang w:bidi="ar"/>
        </w:rPr>
      </w:pPr>
      <w:r>
        <w:rPr>
          <w:rFonts w:hint="eastAsia" w:ascii="仿宋_GB2312" w:hAnsi="仿宋_GB2312" w:eastAsia="仿宋_GB2312" w:cs="仿宋_GB2312"/>
          <w:color w:val="auto"/>
          <w:highlight w:val="none"/>
          <w:lang w:bidi="ar"/>
        </w:rPr>
        <w:t>【应保险金额】根据本保险合同第十条（一）、（二）款确定的保险金额。</w:t>
      </w:r>
    </w:p>
    <w:p>
      <w:pPr>
        <w:shd w:val="clear"/>
        <w:rPr>
          <w:rFonts w:hint="eastAsia" w:ascii="黑体" w:hAnsi="黑体" w:eastAsia="黑体" w:cs="黑体"/>
          <w:b/>
          <w:color w:val="auto"/>
          <w:sz w:val="32"/>
          <w:szCs w:val="32"/>
          <w:highlight w:val="none"/>
          <w:lang w:val="en-US" w:eastAsia="zh-CN"/>
        </w:rPr>
      </w:pPr>
      <w:r>
        <w:rPr>
          <w:rFonts w:hint="eastAsia" w:ascii="黑体" w:hAnsi="黑体" w:eastAsia="黑体" w:cs="黑体"/>
          <w:b/>
          <w:color w:val="auto"/>
          <w:sz w:val="32"/>
          <w:szCs w:val="32"/>
          <w:highlight w:val="none"/>
          <w:lang w:val="en-US" w:eastAsia="zh-CN"/>
        </w:rPr>
        <w:br w:type="page"/>
      </w:r>
    </w:p>
    <w:p>
      <w:pPr>
        <w:numPr>
          <w:ilvl w:val="0"/>
          <w:numId w:val="0"/>
        </w:numPr>
        <w:shd w:val="clear"/>
        <w:autoSpaceDE w:val="0"/>
        <w:autoSpaceDN w:val="0"/>
        <w:adjustRightInd w:val="0"/>
        <w:snapToGrid w:val="0"/>
        <w:spacing w:line="360" w:lineRule="auto"/>
        <w:jc w:val="center"/>
        <w:textAlignment w:val="baseline"/>
        <w:outlineLvl w:val="0"/>
        <w:rPr>
          <w:rFonts w:hint="eastAsia" w:ascii="黑体" w:hAnsi="黑体" w:eastAsia="黑体" w:cs="黑体"/>
          <w:b/>
          <w:color w:val="auto"/>
          <w:sz w:val="32"/>
          <w:szCs w:val="32"/>
          <w:highlight w:val="none"/>
        </w:rPr>
      </w:pPr>
      <w:r>
        <w:rPr>
          <w:rFonts w:hint="eastAsia" w:ascii="黑体" w:hAnsi="黑体" w:eastAsia="黑体" w:cs="黑体"/>
          <w:b/>
          <w:color w:val="auto"/>
          <w:sz w:val="32"/>
          <w:szCs w:val="32"/>
          <w:highlight w:val="none"/>
          <w:lang w:val="en-US" w:eastAsia="zh-CN"/>
        </w:rPr>
        <w:t xml:space="preserve">第五部分  </w:t>
      </w:r>
      <w:r>
        <w:rPr>
          <w:rFonts w:hint="eastAsia" w:ascii="黑体" w:hAnsi="黑体" w:eastAsia="黑体" w:cs="黑体"/>
          <w:b/>
          <w:color w:val="auto"/>
          <w:sz w:val="32"/>
          <w:szCs w:val="32"/>
          <w:highlight w:val="none"/>
        </w:rPr>
        <w:t>扩展条款</w:t>
      </w:r>
    </w:p>
    <w:p>
      <w:pPr>
        <w:pStyle w:val="4"/>
        <w:numPr>
          <w:ilvl w:val="1"/>
          <w:numId w:val="0"/>
        </w:numPr>
        <w:shd w:val="clear"/>
        <w:spacing w:line="360" w:lineRule="auto"/>
        <w:jc w:val="center"/>
        <w:rPr>
          <w:rFonts w:hint="eastAsia" w:ascii="仿宋_GB2312" w:hAnsi="仿宋_GB2312" w:eastAsia="仿宋_GB2312" w:cs="仿宋_GB2312"/>
          <w:color w:val="auto"/>
          <w:highlight w:val="none"/>
          <w:lang w:val="en-US"/>
        </w:rPr>
      </w:pPr>
      <w:r>
        <w:rPr>
          <w:rFonts w:hint="eastAsia" w:ascii="仿宋_GB2312" w:hAnsi="仿宋_GB2312" w:eastAsia="仿宋_GB2312" w:cs="仿宋_GB2312"/>
          <w:color w:val="auto"/>
          <w:highlight w:val="none"/>
          <w:lang w:val="en-US"/>
        </w:rPr>
        <w:t>安装工程一切险扩展条款</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 罢工、暴乱及民众骚动保险条款（每次事故赔偿限额：人民币2,000万元）</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兹经双方同意，本附加险合同扩展承保在罢工、暴乱及民众骚动中，由下列原因直接引起的保险财产的损失：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（一）任何个人参与他人进行社会骚乱的活动，无论是否与罢工有关；</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（二）任何合法当局对该骚乱进行平息，或试图平息，或为减轻该骚乱造成的后果所采取的行动；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（三）任何罢工者为扩大罢工规模，或抵制厂方关闭工厂而采取的故意行为；</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（四）任何合法当局为预防，或试图预防该故意行为，或为减轻该故意行为造成的后果所采取的行动。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下列原因造成的损失，保险人不负责赔偿：</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（一）全部停工或部分停工，或工程实施过程中的延迟、中断、停止；</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（二）任何合法当局没收、征用保险财产造成被保险人永久或临时的权益丧失；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（三）任何人非法占有建筑物造成被保险人对该建筑物永久或临时的权益丧失；但保险人对上述（一）及（二）项下被保险人的权益丧失之前，或临时丧失期间的保险财产的物质损失负责赔偿。</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（四）战争、入侵、外敌行为、敌对行为、类似战争行为(无论宣战与否)、内乱；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（五）兵变、民众骚动导致的全民起义、军队起义、暴动、叛乱、革命、军事行动或篡权行动；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（六）代表任何组织，或与之有关联的任何个人采取的旨在动用武力推翻或用恐怖及暴力行为影响政府的行动(合法的或事实上的)。</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（七）主险条款中约定的责任免除事项。</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 安装试车保险条款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兹经双方同意，本附加险承保本保险合同项下的工程项目中安装工程部分因安装试车而导致的机械和电气故障而造成的损失。</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(3) 保证期保险条款（24个月）</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特别扩展承保保险单载明的保证期限内由于安装错误、设计错误、原材料或铸件缺陷以及工艺不善引起被保险财产的损失，但对被保险人在损失发生前即已发现错误并应予以矫正的费用除外。</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保证期的保险期间与工程合同中规定的保证期一致，从工程所有人对部分或全部工程签发完工验收证书或验收合格，或工程所有人实际占有或使用或接收该部分或全部工程时起算，以先发生者为准。但在任何情况下，保证期的保险期限不得超出本保险单明细表中列明的保证期。</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本附加险条款既不承保直接或间接由于火灾、爆炸以及任何人力不可抗拒的自然灾害造成的损失，也不承保任何第三者责任。</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(4) 有限责任保证期保险条款（</w:t>
      </w:r>
      <w:r>
        <w:rPr>
          <w:rFonts w:hint="eastAsia" w:ascii="仿宋_GB2312" w:hAnsi="仿宋_GB2312" w:eastAsia="仿宋_GB2312" w:cs="仿宋_GB2312"/>
          <w:b/>
          <w:bCs w:val="0"/>
          <w:color w:val="auto"/>
          <w:sz w:val="24"/>
          <w:highlight w:val="none"/>
          <w:lang w:val="en-US" w:eastAsia="zh-CN"/>
        </w:rPr>
        <w:t>24</w:t>
      </w:r>
      <w:r>
        <w:rPr>
          <w:rFonts w:hint="eastAsia" w:ascii="仿宋_GB2312" w:hAnsi="仿宋_GB2312" w:eastAsia="仿宋_GB2312" w:cs="仿宋_GB2312"/>
          <w:b/>
          <w:bCs w:val="0"/>
          <w:color w:val="auto"/>
          <w:sz w:val="24"/>
          <w:highlight w:val="none"/>
          <w:lang w:val="zh-CN" w:eastAsia="zh-CN"/>
        </w:rPr>
        <w:t>个月）</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兹经双方同意，鉴于被保险人已缴付了附加的保险费，本附加险合同扩展承保以下列明的保证期内因被保险的承包人为履行工程合同在进行维修保养的过程中所造成的保险工程的损失。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保证期由双方协商确定，保证期的保险期间与工程合同中规定的保证期一致，从工程所有人对部分或全部工程签发完工验收证书或验收合格，或工程所有人实际占有或使用或接收该部分或全部工程时起算，以先发生者为准。但在任何情况下，保证期的保险期限不得超出本保险单明细表中列明的保证期。</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(5) 设计师风险保险条款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兹经双方同意，本附加险扩展承保被保险财产因设计错误或原材料缺陷或工艺不善原因引起意外事故并导致其他保险财产的损失而发生的重置、修理及矫正费用，但由于上述原因导致的保险财产本身的损失除外。</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(6) 空运费用保险条款（每次事故赔偿限额：人民币2,000万元）</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保险扩展承保空运费用。但该空运费用须与本保险单项下予以赔偿的保险财产的损失有关，且本条款项下的空运费的最高赔偿金额在保险期间内不得超过本合同列明限额。若保险财产的保额不足，本条款项下空运费的赔偿金额按比例减少。</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(7) 错误和遗漏保险条款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兹经双方同意被保险人的利益不因以下原因而遭受损失：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（一）任何错误描述、非故意的或疏忽的违反保单条款和条件；</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（二）非故意的不当估价；</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（三）非故意的对利益、风险和财产的不当描述；</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（四）任何其他的错误和遗漏。</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但是被保险人一旦发现有上述情况，应立即通知保险人。</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(8) 运输险、工程险责任分摊保险条款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兹经双方同意并约定：</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（一）一旦原材料及设备运抵工地，被保险人应立即检验其运输途中可能发生的损失，若裸装货物损失明显，被保险人应在运输险保险合同下提出索赔；</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（二）若包装的货物未立即开箱，需放置一段时间，则被保险人应观察检验外包装是否有货损迹象，若货损迹象明显，被保险人应在运输险保险合同下提出索赔；</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（三）若货物外包装无货损迹象，并且货物仍处于包装状态，直至货物开箱时才发现损失，该损失将视作发生在运输期间，除非从损失的性质上有明显的证据表明损失确系发生在运输保险终止后；</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（四）若无明显证据确定损失的发生时间，则该损失将由运输保险及本保险各分摊50%。</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(9) 交叉责任保险条款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并约定，主险保险合同中的第三者责任项下的保障范围将适用于本保险合同中列明的所有被保险人，就如同每一被保险人均持有一份独立的保险单。保险人对所有被保险人由一次事故或同一事由引起的数次事故承担的全部责任不得超过保险单明细表中列明的每次事故赔偿限额。</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保险人不承担以下赔偿责任：</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（一）已在或可在本保险合同物质损失部分投保的财产损失，包括因免赔额或赔偿限额规定不予赔偿的损失；</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（二）已在或应在劳工保险或雇主责任保险项下投保的被保险人的雇员的疾病或人身伤亡。</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(10) 震动、移动或减弱支撑保险条款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兹经双方同意，本附加险合同扩展承保由于震动、移动或减弱支撑而造成的第三者财产损失和人身伤亡责任，但以下列条件为限：</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(一)第三者的财产、土地或建筑全部或部分倒塌；</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(二)被保险人在施工开始之前，第三者的财产、土地或建筑物处于完好状态并采取了必要的防护措施；</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(三)如经保险人要求，被保险人在施工开始之前应自负费用向保险人提供书面报告说明任何受到危及的第三者财产、土地或建筑物的情况。</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责任免除</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第三条下列损失、费用和责任，保险人不负责赔偿：</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(一)因工程性质和施工方式而导致的可预知的第三者财产损失和人身伤亡责任；</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(二)既不影响第三者财产、土地或建筑物的稳定性，又不危及其拥有人的表面损坏；</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(三)在保险期内，被保险人为防止损失发生而采取预防或减少损失的费用。</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(11) 工地外储存物保险条款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兹经双方同意并约定，本附加险承保在本保险单明细表中列明的工地以外的储存物，被保险人应根据本公司的要求提供：</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（一）工地外储存的地址；</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（二）储存物的最高金额；</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（三）储存期限。</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被保险人应保证上述工地外储存的地址必须有安全警卫人员24小时值班，且上述工地外储存的地址必须符合储存物的存放要求。</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(12) 特别费用保险条款（每次事故赔偿限额:人民币2,000万元）</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保险扩展承保下列特别费用，即：加班费、夜班费、节假日加班费以及快运费（不包括空运费）。但该特别费用须与本保险单项下予以赔偿的保险财产的损失有关。且本条款项下特别费用的最高赔偿金额在保险期间内不超过以下列明限额。若保险财产的保额不足，本条款项下特别费用的赔偿金额按比例减少。</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(13) 专业费用保险条款（每次事故赔偿限额：人民币2,000万元）</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合同承保被保险人因本保险单项下承保风险造成被保险工程损失后，在重置过程中发生的必要的设计师、检验师及工程咨询人费用，但被保险人为了准备索赔，或估损所发生的任何费用除外。上述赔偿费用应以损失当时适用的有关行业管理部门制订的收费标准为准，但不得超过本保险单明细表中列明的赔偿限额。</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(14) 清除残骸费用保险条款（每次事故赔偿限额人民币5,000万元）</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兹经双方同意，保险人负责赔偿被保险人因本保险单承保的火灾和其他风险造成保险财产损失而发生的清除、拆除及支撑受损财产的费用，但不得超过本保险单明细表中列明的保险金额。</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(15) 工程完工部分保险条款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兹经双方同意，本保险扩展承保本保险单明细表中物质损失项下被保险财产在保险期间内施工过程中造成已交付使用的部分的损失。</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(16) 工程图纸 、文件特别保险条款（每次事故赔偿限额人民币200万元）</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兹经双方同意，保险人负责赔偿被保险人因本保险合同项下承保风险造成工程图纸及文件的损失而产生的重新绘制、重新制作的费用。</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(17) 停工期间保单有效保险条款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兹经双方同意，在停工期间本保单仍然有效，但被保险人应立即通知保险人；如停工期限超过3个月须征得保险人书面同意。</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(18) 保单有效期保险条款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兹经双方同意，本保险合同有效期至全部投保工程签发完工验收证书或投入运营时为止，以后发生者为准；保险期限内任何已经完工的独立项目仍处于本保单保障范围以内。</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(19) 抢险施救保险条款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发生保险事故时，被保险人应及时通知保险人，同时可以按照规范要求，立即组织开展必要的抢险工作。如果因此无法保留现场，应做好相关记录。若条件许可，被保险人应做好对第一现场情况的拍照或录像工作。</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(20) 自燃、鼠咬、虫蛀、鸟害保险条款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兹经双方同意，本附加险合同扩展承保由于自燃、鼠咬、虫蛀、鸟害造成主险合同项下保险标的的损失。</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(21) 索赔费用保险条款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承保本保险合同中列明的财产发生保险事故后，被保险人查明和确定保险事故的性质、原因和保险标的的损失程度所支付的必要合理的费用（包括提供索赔材料单证而支付的费用）。上述费用包括但不限于公安、交警、消防、气象等部门的查勘及证明费用、相关专业部门的鉴定费等。</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(22) 第三者定义保险条款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参与工程项目或与工程项目有关的被保险人的顾问及其授权的代表、雇员以及政府官员都被视为第三者。</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(23) 工地访问保险条款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工程访问者、参观者、检查者，或参加奠基、揭礼或类似典礼的，或任何其它没有直接参与工程建造的（含技术顾问等），经工程所有人以及工程总承包商同意，在保险合同列明工地范围内的活动的人员，皆属于主险保险合同“第三者责任险”赔偿范围之内。</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(24) 第三方建（构）筑物裂缝责任保险条款</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并约定，本附加险承保被保险工程因震动、土壤扰动、土壤支撑不足、地层移动或挡土失败，致使施工处所或其邻近地区的第三方建（构）筑物裂缝并造成第三方财产损失时，依照中华人民共和国法律（不包括港、澳、台地区法律）应由被保险人承担的经济赔偿责任，保险人按照本附加险合同约定负责赔偿。</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发生保险责任范围内的裂缝后，保险人承担聘请相关安全鉴定部门进行技术鉴定产生的鉴定费用。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 w:val="0"/>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被保险人在施工开始之前应采取一切必要安全措施以防止邻近建（构）筑物裂缝或倒塌，并经常检查其安全状况，发现其发生裂缝或安全设施移动、软弱或</w:t>
      </w:r>
      <w:r>
        <w:rPr>
          <w:rFonts w:hint="eastAsia" w:ascii="仿宋_GB2312" w:hAnsi="仿宋_GB2312" w:eastAsia="仿宋_GB2312" w:cs="仿宋_GB2312"/>
          <w:b w:val="0"/>
          <w:bCs/>
          <w:color w:val="auto"/>
          <w:sz w:val="24"/>
          <w:highlight w:val="none"/>
          <w:lang w:val="zh-CN" w:eastAsia="zh-CN"/>
        </w:rPr>
        <w:t>其他异状需要对施工工程本身及其建（构）筑物采取必要的安全防护及加强措施，以防止事故发生或扩大。</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(25) 足额投保约定保险条款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兹经双方同意，保险有效期内，视本保单为第一危险赔偿方式保单（即使最终工程造价可能超过投保时的工程估算），且本保单项下所有保险项目为足额投保，并不发生因不足额投保而导致的比例赔付。</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(26) 工程延期保险条款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如工程延期投入营运，保险人同意本合同保险期限（包括建筑安装期和保证期）顺延12个月，不额外收取保险费；超过此期限的应付保险费=总保险费×（工程延期月数－12个月）÷工程实际期限。</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(27) 突然及意外污染责任保险条款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承保被保险人由于突然的、不可预料的事故引起烟、煤气、有毒化学品、溶液或气体、腐蚀性的酸碱物、废置物或其他刺激性物体或污染物散播、释放或泄漏到土地、大气或任何水道或存水而导致第三者的人身伤亡或财产损失时，依照中华人民共和国法律（不包括港、澳、台地区法律）应由被保险人承担的经济赔偿责任，保险人按照本附加险合同约定负责赔偿。</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由于上述事故原因，被保险人进行测试、评估、清理、除掉、封闭、处理、消毒或中和任何刺激物或污染物的费用。</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(28) 自然灾害责任保险条款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保险人负责赔偿本保险期限内，因本保险单所承保工程遭受自然灾害引起工地内及邻近区域的第三者人身伤亡、疾病和财产损失，依法应由被保险人承担的经济赔偿责任，及由此而支付的诉讼费用以及事先经保险人书面同意支付的其他费用。</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(29) 灭火相关费用保险条款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兹经双方同意并约定，本附加险承保下列灭火过程中产生的相关费用：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（一）清理费用；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（二）暂时性防护设施建造费用；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（三）灭火过程中产生的其他费用。</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第三条灭火相关费用不应计入本保单项下财产的重置价值内。</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(30) 自动恢复保险金额保险条款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兹经双方同意,在保险人对本保险单明细表中列明的被保险财产的损失予以赔偿后,原保险金额自动恢复。但被保险人应按日比例补缴自损失发生之日起至保险单终止之日止恢复保险金额部分的保险费。</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(31) 合理设计变更保险条款</w:t>
      </w:r>
      <w:r>
        <w:rPr>
          <w:rFonts w:hint="eastAsia" w:ascii="仿宋_GB2312" w:hAnsi="仿宋_GB2312" w:eastAsia="仿宋_GB2312" w:cs="仿宋_GB2312"/>
          <w:b/>
          <w:bCs w:val="0"/>
          <w:color w:val="auto"/>
          <w:sz w:val="24"/>
          <w:highlight w:val="none"/>
          <w:lang w:val="zh-CN" w:eastAsia="zh-CN"/>
        </w:rPr>
        <w:tab/>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工程在施工过程中，如根据实际情况变更或调整设计规范、施工方法或范围（包括新增工程）等事宜，只要上述变更或调整符合本项目管理规范，保险人及被保险人双方均将认为是合理的、可预测的。因此被保险人不需要事先向保险人申报，该变更或调整部分将自动纳入保险范围，但保险人有权随时查阅上述变更或调整的相关文件、资料。</w:t>
      </w:r>
    </w:p>
    <w:p>
      <w:pPr>
        <w:shd w:val="clear"/>
        <w:tabs>
          <w:tab w:val="left" w:pos="960"/>
          <w:tab w:val="left" w:pos="1080"/>
        </w:tabs>
        <w:snapToGrid w:val="0"/>
        <w:spacing w:line="360" w:lineRule="auto"/>
        <w:ind w:firstLine="482" w:firstLineChars="200"/>
        <w:rPr>
          <w:rFonts w:hint="eastAsia" w:ascii="仿宋_GB2312" w:hAnsi="仿宋_GB2312" w:eastAsia="仿宋_GB2312" w:cs="仿宋_GB2312"/>
          <w:b/>
          <w:bCs w:val="0"/>
          <w:color w:val="auto"/>
          <w:sz w:val="24"/>
          <w:highlight w:val="none"/>
          <w:lang w:val="zh-CN" w:eastAsia="zh-CN"/>
        </w:rPr>
      </w:pPr>
      <w:r>
        <w:rPr>
          <w:rFonts w:hint="eastAsia" w:ascii="仿宋_GB2312" w:hAnsi="仿宋_GB2312" w:eastAsia="仿宋_GB2312" w:cs="仿宋_GB2312"/>
          <w:b/>
          <w:bCs w:val="0"/>
          <w:color w:val="auto"/>
          <w:sz w:val="24"/>
          <w:highlight w:val="none"/>
          <w:lang w:val="zh-CN" w:eastAsia="zh-CN"/>
        </w:rPr>
        <w:t>(3</w:t>
      </w:r>
      <w:r>
        <w:rPr>
          <w:rFonts w:hint="eastAsia" w:ascii="仿宋_GB2312" w:hAnsi="仿宋_GB2312" w:eastAsia="仿宋_GB2312" w:cs="仿宋_GB2312"/>
          <w:b/>
          <w:bCs w:val="0"/>
          <w:color w:val="auto"/>
          <w:sz w:val="24"/>
          <w:highlight w:val="none"/>
          <w:lang w:val="en-US" w:eastAsia="zh-CN"/>
        </w:rPr>
        <w:t>2</w:t>
      </w:r>
      <w:r>
        <w:rPr>
          <w:rFonts w:hint="eastAsia" w:ascii="仿宋_GB2312" w:hAnsi="仿宋_GB2312" w:eastAsia="仿宋_GB2312" w:cs="仿宋_GB2312"/>
          <w:b/>
          <w:bCs w:val="0"/>
          <w:color w:val="auto"/>
          <w:sz w:val="24"/>
          <w:highlight w:val="none"/>
          <w:lang w:val="zh-CN" w:eastAsia="zh-CN"/>
        </w:rPr>
        <w:t>) 无过失（错）责任保险条款</w:t>
      </w:r>
    </w:p>
    <w:p>
      <w:pPr>
        <w:shd w:val="clear"/>
        <w:tabs>
          <w:tab w:val="left" w:pos="960"/>
          <w:tab w:val="left" w:pos="1080"/>
        </w:tabs>
        <w:snapToGrid w:val="0"/>
        <w:spacing w:line="360" w:lineRule="auto"/>
        <w:ind w:firstLine="480" w:firstLineChars="200"/>
        <w:rPr>
          <w:rFonts w:hint="eastAsia" w:ascii="仿宋_GB2312" w:hAnsi="仿宋_GB2312" w:eastAsia="仿宋_GB2312" w:cs="仿宋_GB2312"/>
          <w:bCs/>
          <w:color w:val="auto"/>
          <w:sz w:val="24"/>
          <w:highlight w:val="none"/>
          <w:lang w:val="zh-CN" w:eastAsia="zh-CN"/>
        </w:rPr>
      </w:pPr>
      <w:r>
        <w:rPr>
          <w:rFonts w:hint="eastAsia" w:ascii="仿宋_GB2312" w:hAnsi="仿宋_GB2312" w:eastAsia="仿宋_GB2312" w:cs="仿宋_GB2312"/>
          <w:bCs/>
          <w:color w:val="auto"/>
          <w:sz w:val="24"/>
          <w:highlight w:val="none"/>
          <w:lang w:val="zh-CN" w:eastAsia="zh-CN"/>
        </w:rPr>
        <w:t>兹经双方同意，本附加险承保被保险人因无过</w:t>
      </w:r>
      <w:r>
        <w:rPr>
          <w:rFonts w:hint="eastAsia" w:ascii="仿宋_GB2312" w:hAnsi="仿宋_GB2312" w:eastAsia="仿宋_GB2312" w:cs="仿宋_GB2312"/>
          <w:bCs/>
          <w:color w:val="auto"/>
          <w:sz w:val="24"/>
          <w:highlight w:val="none"/>
          <w:lang w:val="en-US" w:eastAsia="zh-CN"/>
        </w:rPr>
        <w:t>失（</w:t>
      </w:r>
      <w:r>
        <w:rPr>
          <w:rFonts w:hint="eastAsia" w:ascii="仿宋_GB2312" w:hAnsi="仿宋_GB2312" w:eastAsia="仿宋_GB2312" w:cs="仿宋_GB2312"/>
          <w:bCs/>
          <w:color w:val="auto"/>
          <w:sz w:val="24"/>
          <w:highlight w:val="none"/>
          <w:lang w:val="zh-CN" w:eastAsia="zh-CN"/>
        </w:rPr>
        <w:t>错</w:t>
      </w:r>
      <w:r>
        <w:rPr>
          <w:rFonts w:hint="eastAsia" w:ascii="仿宋_GB2312" w:hAnsi="仿宋_GB2312" w:eastAsia="仿宋_GB2312" w:cs="仿宋_GB2312"/>
          <w:bCs/>
          <w:color w:val="auto"/>
          <w:sz w:val="24"/>
          <w:highlight w:val="none"/>
          <w:lang w:val="en-US" w:eastAsia="zh-CN"/>
        </w:rPr>
        <w:t>）</w:t>
      </w:r>
      <w:r>
        <w:rPr>
          <w:rFonts w:hint="eastAsia" w:ascii="仿宋_GB2312" w:hAnsi="仿宋_GB2312" w:eastAsia="仿宋_GB2312" w:cs="仿宋_GB2312"/>
          <w:bCs/>
          <w:color w:val="auto"/>
          <w:sz w:val="24"/>
          <w:highlight w:val="none"/>
          <w:lang w:val="zh-CN" w:eastAsia="zh-CN"/>
        </w:rPr>
        <w:t>责任造成第三者人身伤亡及财产损失，依法应由被保险人承担的赔偿责任。</w:t>
      </w:r>
    </w:p>
    <w:p>
      <w:pPr>
        <w:tabs>
          <w:tab w:val="left" w:pos="960"/>
          <w:tab w:val="left" w:pos="1080"/>
        </w:tabs>
        <w:snapToGrid w:val="0"/>
        <w:ind w:firstLine="482"/>
        <w:rPr>
          <w:rFonts w:hint="eastAsia" w:ascii="仿宋_GB2312" w:hAnsi="仿宋_GB2312" w:eastAsia="仿宋_GB2312" w:cs="仿宋_GB2312"/>
          <w:b/>
          <w:bCs w:val="0"/>
          <w:color w:val="auto"/>
          <w:sz w:val="24"/>
          <w:highlight w:val="none"/>
          <w:lang w:val="zh-CN"/>
        </w:rPr>
      </w:pPr>
      <w:r>
        <w:rPr>
          <w:rFonts w:hint="eastAsia" w:ascii="仿宋_GB2312" w:hAnsi="仿宋_GB2312" w:eastAsia="仿宋_GB2312" w:cs="仿宋_GB2312"/>
          <w:b/>
          <w:bCs w:val="0"/>
          <w:color w:val="auto"/>
          <w:sz w:val="24"/>
          <w:highlight w:val="none"/>
          <w:lang w:val="zh-CN"/>
        </w:rPr>
        <w:t>（</w:t>
      </w:r>
      <w:r>
        <w:rPr>
          <w:rFonts w:hint="eastAsia" w:ascii="仿宋_GB2312" w:hAnsi="仿宋_GB2312" w:eastAsia="仿宋_GB2312" w:cs="仿宋_GB2312"/>
          <w:b/>
          <w:bCs w:val="0"/>
          <w:color w:val="auto"/>
          <w:sz w:val="24"/>
          <w:highlight w:val="none"/>
          <w:lang w:val="en-US" w:eastAsia="zh-CN"/>
        </w:rPr>
        <w:t>33</w:t>
      </w:r>
      <w:r>
        <w:rPr>
          <w:rFonts w:hint="eastAsia" w:ascii="仿宋_GB2312" w:hAnsi="仿宋_GB2312" w:eastAsia="仿宋_GB2312" w:cs="仿宋_GB2312"/>
          <w:b/>
          <w:bCs w:val="0"/>
          <w:color w:val="auto"/>
          <w:sz w:val="24"/>
          <w:highlight w:val="none"/>
          <w:lang w:val="zh-CN"/>
        </w:rPr>
        <w:t>）工程决算造价调整保险</w:t>
      </w:r>
    </w:p>
    <w:p>
      <w:pPr>
        <w:pStyle w:val="2"/>
        <w:rPr>
          <w:rFonts w:hint="eastAsia" w:hAnsi="仿宋_GB2312" w:cs="仿宋_GB2312"/>
          <w:bCs/>
          <w:color w:val="auto"/>
          <w:kern w:val="2"/>
          <w:sz w:val="24"/>
          <w:szCs w:val="22"/>
          <w:highlight w:val="none"/>
          <w:lang w:val="zh-CN"/>
        </w:rPr>
      </w:pPr>
      <w:r>
        <w:rPr>
          <w:rFonts w:hint="eastAsia" w:hAnsi="仿宋_GB2312" w:cs="仿宋_GB2312"/>
          <w:bCs/>
          <w:color w:val="auto"/>
          <w:kern w:val="2"/>
          <w:sz w:val="24"/>
          <w:szCs w:val="22"/>
          <w:highlight w:val="none"/>
          <w:lang w:val="zh-CN"/>
        </w:rPr>
        <w:t>主险保险合同中的物质损失部分项下列明的保险金额是在工程开始时根据估算、概算、预算或者合同价格确定的预计保险金额。保险人同意待工程完成后，根据工程决算造价调整保险金额和保险费。被保险人应在主险合同列明的保险期间届满三个月内向保险人申报最终的工程决算造价。</w:t>
      </w:r>
    </w:p>
    <w:p>
      <w:pPr>
        <w:pStyle w:val="2"/>
        <w:rPr>
          <w:rFonts w:hint="eastAsia" w:hAnsi="仿宋_GB2312" w:cs="仿宋_GB2312"/>
          <w:bCs/>
          <w:color w:val="auto"/>
          <w:kern w:val="2"/>
          <w:sz w:val="24"/>
          <w:szCs w:val="22"/>
          <w:highlight w:val="none"/>
          <w:lang w:val="zh-CN"/>
        </w:rPr>
      </w:pPr>
      <w:r>
        <w:rPr>
          <w:rFonts w:hint="eastAsia" w:hAnsi="仿宋_GB2312" w:cs="仿宋_GB2312"/>
          <w:bCs/>
          <w:color w:val="auto"/>
          <w:kern w:val="2"/>
          <w:sz w:val="24"/>
          <w:szCs w:val="22"/>
          <w:highlight w:val="none"/>
          <w:lang w:val="zh-CN"/>
        </w:rPr>
        <w:t>经双方同意，若主险保险合同中物质损失部分项下工程决算造价的变动幅度不超过预计保险金额的</w:t>
      </w:r>
      <w:r>
        <w:rPr>
          <w:rFonts w:hint="eastAsia" w:hAnsi="仿宋_GB2312" w:cs="仿宋_GB2312"/>
          <w:bCs/>
          <w:color w:val="auto"/>
          <w:kern w:val="2"/>
          <w:sz w:val="24"/>
          <w:szCs w:val="22"/>
          <w:highlight w:val="none"/>
          <w:u w:val="single"/>
          <w:lang w:val="en-US" w:eastAsia="zh-CN"/>
        </w:rPr>
        <w:t xml:space="preserve">   </w:t>
      </w:r>
      <w:r>
        <w:rPr>
          <w:rFonts w:hint="eastAsia" w:hAnsi="仿宋_GB2312" w:cs="仿宋_GB2312"/>
          <w:bCs/>
          <w:color w:val="auto"/>
          <w:kern w:val="2"/>
          <w:sz w:val="24"/>
          <w:szCs w:val="22"/>
          <w:highlight w:val="none"/>
          <w:lang w:val="zh-CN"/>
        </w:rPr>
        <w:t>%，保险人不再根据工程决算造价调整保险费。</w:t>
      </w:r>
    </w:p>
    <w:p>
      <w:pPr>
        <w:shd w:val="clear"/>
        <w:tabs>
          <w:tab w:val="left" w:pos="960"/>
          <w:tab w:val="left" w:pos="1080"/>
        </w:tabs>
        <w:snapToGrid w:val="0"/>
        <w:spacing w:line="360" w:lineRule="auto"/>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Cs/>
          <w:color w:val="auto"/>
          <w:sz w:val="32"/>
          <w:szCs w:val="32"/>
          <w:highlight w:val="none"/>
          <w:lang w:val="zh-CN"/>
        </w:rPr>
        <w:br w:type="page"/>
      </w:r>
    </w:p>
    <w:p>
      <w:pPr>
        <w:shd w:val="clear"/>
        <w:spacing w:after="120" w:afterLines="50"/>
        <w:rPr>
          <w:rFonts w:hint="eastAsia" w:ascii="仿宋_GB2312" w:hAnsi="仿宋_GB2312" w:eastAsia="仿宋_GB2312" w:cs="仿宋_GB2312"/>
          <w:color w:val="auto"/>
          <w:sz w:val="32"/>
          <w:szCs w:val="32"/>
          <w:highlight w:val="none"/>
        </w:rPr>
        <w:sectPr>
          <w:footerReference r:id="rId11" w:type="default"/>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pPr>
        <w:shd w:val="clear"/>
        <w:tabs>
          <w:tab w:val="left" w:pos="1080"/>
        </w:tabs>
        <w:snapToGrid w:val="0"/>
        <w:spacing w:line="360" w:lineRule="auto"/>
        <w:jc w:val="left"/>
        <w:outlineLvl w:val="0"/>
        <w:rPr>
          <w:rFonts w:hint="default" w:ascii="仿宋_GB2312" w:hAnsi="仿宋_GB2312" w:eastAsia="仿宋_GB2312" w:cs="仿宋_GB2312"/>
          <w:b/>
          <w:color w:val="auto"/>
          <w:sz w:val="32"/>
          <w:szCs w:val="32"/>
          <w:highlight w:val="none"/>
          <w:lang w:val="en-US" w:eastAsia="zh-CN"/>
        </w:rPr>
      </w:pPr>
      <w:r>
        <w:rPr>
          <w:rFonts w:hint="eastAsia" w:ascii="仿宋_GB2312" w:hAnsi="仿宋_GB2312" w:eastAsia="仿宋_GB2312" w:cs="仿宋_GB2312"/>
          <w:b/>
          <w:color w:val="auto"/>
          <w:sz w:val="32"/>
          <w:szCs w:val="32"/>
          <w:highlight w:val="none"/>
        </w:rPr>
        <w:t>附件1</w:t>
      </w:r>
    </w:p>
    <w:p>
      <w:pPr>
        <w:shd w:val="clear"/>
        <w:tabs>
          <w:tab w:val="left" w:pos="1080"/>
        </w:tabs>
        <w:snapToGrid w:val="0"/>
        <w:spacing w:line="360" w:lineRule="auto"/>
        <w:jc w:val="center"/>
        <w:outlineLvl w:val="0"/>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陕西～河南±800千伏直流输电工程保险金额</w:t>
      </w:r>
      <w:r>
        <w:rPr>
          <w:rFonts w:hint="eastAsia" w:ascii="仿宋_GB2312" w:hAnsi="仿宋_GB2312" w:eastAsia="仿宋_GB2312" w:cs="仿宋_GB2312"/>
          <w:b/>
          <w:color w:val="auto"/>
          <w:sz w:val="32"/>
          <w:szCs w:val="32"/>
          <w:highlight w:val="none"/>
          <w:lang w:val="en-US" w:eastAsia="zh-CN"/>
        </w:rPr>
        <w:t>及保费</w:t>
      </w:r>
      <w:r>
        <w:rPr>
          <w:rFonts w:hint="eastAsia" w:ascii="仿宋_GB2312" w:hAnsi="仿宋_GB2312" w:eastAsia="仿宋_GB2312" w:cs="仿宋_GB2312"/>
          <w:b/>
          <w:color w:val="auto"/>
          <w:sz w:val="32"/>
          <w:szCs w:val="32"/>
          <w:highlight w:val="none"/>
        </w:rPr>
        <w:t>明细表</w:t>
      </w:r>
    </w:p>
    <w:p>
      <w:pPr>
        <w:shd w:val="clear"/>
        <w:jc w:val="center"/>
        <w:rPr>
          <w:rFonts w:hint="eastAsia"/>
        </w:rPr>
      </w:pPr>
      <w:r>
        <w:rPr>
          <w:rFonts w:hint="eastAsia" w:ascii="仿宋" w:hAnsi="仿宋" w:eastAsia="仿宋" w:cs="仿宋"/>
          <w:b/>
          <w:color w:val="auto"/>
          <w:sz w:val="24"/>
          <w:szCs w:val="24"/>
          <w:highlight w:val="none"/>
          <w:lang w:val="en-US" w:eastAsia="zh-CN"/>
        </w:rPr>
        <w:t xml:space="preserve">                                                                                        </w:t>
      </w:r>
      <w:r>
        <w:rPr>
          <w:rFonts w:hint="eastAsia" w:ascii="仿宋" w:hAnsi="仿宋" w:eastAsia="仿宋" w:cs="仿宋"/>
          <w:b/>
          <w:color w:val="auto"/>
          <w:sz w:val="24"/>
          <w:szCs w:val="24"/>
          <w:highlight w:val="none"/>
        </w:rPr>
        <w:t>货币单位：元</w:t>
      </w:r>
    </w:p>
    <w:tbl>
      <w:tblPr>
        <w:tblStyle w:val="11"/>
        <w:tblpPr w:leftFromText="180" w:rightFromText="180" w:vertAnchor="text" w:horzAnchor="page" w:tblpX="1947" w:tblpY="16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667"/>
        <w:gridCol w:w="1049"/>
        <w:gridCol w:w="5518"/>
        <w:gridCol w:w="6"/>
        <w:gridCol w:w="1944"/>
        <w:gridCol w:w="5"/>
        <w:gridCol w:w="2115"/>
        <w:gridCol w:w="1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92" w:hRule="atLeast"/>
          <w:jc w:val="center"/>
        </w:trPr>
        <w:tc>
          <w:tcPr>
            <w:tcW w:w="667" w:type="dxa"/>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sz w:val="22"/>
                <w:szCs w:val="22"/>
                <w:highlight w:val="none"/>
              </w:rPr>
              <w:t>包号</w:t>
            </w:r>
          </w:p>
        </w:tc>
        <w:tc>
          <w:tcPr>
            <w:tcW w:w="1049" w:type="dxa"/>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kern w:val="0"/>
                <w:sz w:val="22"/>
                <w:szCs w:val="22"/>
                <w:highlight w:val="none"/>
              </w:rPr>
              <w:t>投资</w:t>
            </w:r>
            <w:r>
              <w:rPr>
                <w:rFonts w:hint="eastAsia" w:ascii="仿宋_GB2312" w:hAnsi="仿宋_GB2312" w:eastAsia="仿宋_GB2312" w:cs="仿宋_GB2312"/>
                <w:b/>
                <w:color w:val="auto"/>
                <w:kern w:val="0"/>
                <w:sz w:val="22"/>
                <w:szCs w:val="22"/>
                <w:highlight w:val="none"/>
                <w:lang w:val="en-US" w:eastAsia="zh-CN"/>
              </w:rPr>
              <w:t>人</w:t>
            </w:r>
          </w:p>
        </w:tc>
        <w:tc>
          <w:tcPr>
            <w:tcW w:w="5518" w:type="dxa"/>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kern w:val="0"/>
                <w:sz w:val="22"/>
                <w:szCs w:val="22"/>
                <w:highlight w:val="none"/>
              </w:rPr>
              <w:t>工程明细</w:t>
            </w:r>
          </w:p>
        </w:tc>
        <w:tc>
          <w:tcPr>
            <w:tcW w:w="1950" w:type="dxa"/>
            <w:gridSpan w:val="2"/>
            <w:noWrap w:val="0"/>
            <w:vAlign w:val="center"/>
          </w:tcPr>
          <w:p>
            <w:pPr>
              <w:widowControl/>
              <w:shd w:val="clear"/>
              <w:jc w:val="center"/>
              <w:textAlignment w:val="center"/>
              <w:rPr>
                <w:rFonts w:hint="eastAsia" w:ascii="仿宋_GB2312" w:hAnsi="仿宋_GB2312" w:eastAsia="仿宋_GB2312" w:cs="仿宋_GB2312"/>
                <w:b/>
                <w:color w:val="auto"/>
                <w:kern w:val="0"/>
                <w:sz w:val="22"/>
                <w:szCs w:val="22"/>
                <w:highlight w:val="none"/>
              </w:rPr>
            </w:pPr>
            <w:r>
              <w:rPr>
                <w:rFonts w:hint="eastAsia" w:ascii="仿宋_GB2312" w:hAnsi="仿宋_GB2312" w:eastAsia="仿宋_GB2312" w:cs="仿宋_GB2312"/>
                <w:b/>
                <w:color w:val="auto"/>
                <w:kern w:val="0"/>
                <w:sz w:val="22"/>
                <w:szCs w:val="22"/>
                <w:highlight w:val="none"/>
                <w:lang w:val="en-US" w:eastAsia="zh-CN"/>
              </w:rPr>
              <w:t>工程</w:t>
            </w:r>
            <w:r>
              <w:rPr>
                <w:rFonts w:hint="eastAsia" w:ascii="仿宋_GB2312" w:hAnsi="仿宋_GB2312" w:eastAsia="仿宋_GB2312" w:cs="仿宋_GB2312"/>
                <w:b/>
                <w:color w:val="auto"/>
                <w:kern w:val="0"/>
                <w:sz w:val="22"/>
                <w:szCs w:val="22"/>
                <w:highlight w:val="none"/>
              </w:rPr>
              <w:t>类别</w:t>
            </w:r>
          </w:p>
        </w:tc>
        <w:tc>
          <w:tcPr>
            <w:tcW w:w="2120" w:type="dxa"/>
            <w:gridSpan w:val="2"/>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lang w:val="en-US" w:eastAsia="zh-CN"/>
              </w:rPr>
            </w:pPr>
            <w:r>
              <w:rPr>
                <w:rFonts w:hint="eastAsia" w:ascii="仿宋_GB2312" w:hAnsi="仿宋_GB2312" w:eastAsia="仿宋_GB2312" w:cs="仿宋_GB2312"/>
                <w:b/>
                <w:color w:val="auto"/>
                <w:sz w:val="22"/>
                <w:szCs w:val="22"/>
                <w:highlight w:val="none"/>
                <w:lang w:val="en-US" w:eastAsia="zh-CN"/>
              </w:rPr>
              <w:t>保险金额</w:t>
            </w:r>
          </w:p>
        </w:tc>
        <w:tc>
          <w:tcPr>
            <w:tcW w:w="1690" w:type="dxa"/>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lang w:val="en-US" w:eastAsia="zh-CN"/>
              </w:rPr>
            </w:pPr>
            <w:r>
              <w:rPr>
                <w:rFonts w:hint="eastAsia" w:ascii="仿宋_GB2312" w:hAnsi="仿宋_GB2312" w:eastAsia="仿宋_GB2312" w:cs="仿宋_GB2312"/>
                <w:b/>
                <w:color w:val="auto"/>
                <w:sz w:val="22"/>
                <w:szCs w:val="22"/>
                <w:highlight w:val="none"/>
                <w:lang w:val="en-US" w:eastAsia="zh-CN"/>
              </w:rPr>
              <w:t>保费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restart"/>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包1</w:t>
            </w:r>
          </w:p>
          <w:p>
            <w:pPr>
              <w:shd w:val="clear"/>
              <w:jc w:val="center"/>
              <w:rPr>
                <w:rFonts w:hint="eastAsia" w:ascii="仿宋_GB2312" w:hAnsi="仿宋_GB2312" w:eastAsia="仿宋_GB2312" w:cs="仿宋_GB2312"/>
                <w:b/>
                <w:color w:val="auto"/>
                <w:sz w:val="22"/>
                <w:szCs w:val="22"/>
                <w:highlight w:val="none"/>
              </w:rPr>
            </w:pPr>
          </w:p>
        </w:tc>
        <w:tc>
          <w:tcPr>
            <w:tcW w:w="1049" w:type="dxa"/>
            <w:vMerge w:val="restart"/>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国家电网有限公司</w:t>
            </w: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送端±800kV换流站新建工程</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变电工程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6,565,910,000.00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c>
          <w:tcPr>
            <w:tcW w:w="1049" w:type="dxa"/>
            <w:vMerge w:val="continue"/>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陕西～河南±800kV特高压直流输电线路工程（陕西段）</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1,037,340,000.00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陕西～河南±800kV特高压直流输电线路工程（山西段）</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2,582,090,000.00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陕西～河南±800kV特高压直流输电线路工程（河南段）</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1,287,460,000.00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陕西～河南±800kV特高压直流输电线路工程（黄河大跨越段）</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113,870,000.00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送端±800kV换流站接地极工程</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接地极工程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128,470,000.00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送端±800kV换流站接地极线路工程</w:t>
            </w:r>
          </w:p>
        </w:tc>
        <w:tc>
          <w:tcPr>
            <w:tcW w:w="1950" w:type="dxa"/>
            <w:gridSpan w:val="2"/>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接地极线路工程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99,960,000.00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7468" w:type="dxa"/>
            <w:gridSpan w:val="3"/>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小计</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11,815,100,000.00 </w:t>
            </w:r>
          </w:p>
        </w:tc>
        <w:tc>
          <w:tcPr>
            <w:tcW w:w="1690" w:type="dxa"/>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restart"/>
            <w:noWrap w:val="0"/>
            <w:vAlign w:val="center"/>
          </w:tcPr>
          <w:p>
            <w:pPr>
              <w:shd w:val="clear"/>
              <w:jc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val="0"/>
                <w:bCs/>
                <w:color w:val="auto"/>
                <w:sz w:val="22"/>
                <w:szCs w:val="22"/>
                <w:highlight w:val="none"/>
                <w:lang w:val="en-US" w:eastAsia="zh-CN"/>
              </w:rPr>
              <w:t>国网河南省电力公司</w:t>
            </w:r>
          </w:p>
        </w:tc>
        <w:tc>
          <w:tcPr>
            <w:tcW w:w="5524" w:type="dxa"/>
            <w:gridSpan w:val="2"/>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受端±800kV换流站新建工程</w:t>
            </w:r>
          </w:p>
        </w:tc>
        <w:tc>
          <w:tcPr>
            <w:tcW w:w="1944" w:type="dxa"/>
            <w:noWrap w:val="0"/>
            <w:vAlign w:val="center"/>
          </w:tcPr>
          <w:p>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变电工程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 xml:space="preserve">6,734,080,000.00 </w:t>
            </w:r>
          </w:p>
        </w:tc>
        <w:tc>
          <w:tcPr>
            <w:tcW w:w="1690" w:type="dxa"/>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24" w:type="dxa"/>
            <w:gridSpan w:val="2"/>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受端±800kV换流站接地极工程</w:t>
            </w:r>
          </w:p>
        </w:tc>
        <w:tc>
          <w:tcPr>
            <w:tcW w:w="1944" w:type="dxa"/>
            <w:noWrap w:val="0"/>
            <w:vAlign w:val="center"/>
          </w:tcPr>
          <w:p>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接地极工程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 xml:space="preserve">55,140,000.00 </w:t>
            </w:r>
          </w:p>
        </w:tc>
        <w:tc>
          <w:tcPr>
            <w:tcW w:w="1690" w:type="dxa"/>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24" w:type="dxa"/>
            <w:gridSpan w:val="2"/>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受端±800kV换流站接地极线路工程</w:t>
            </w:r>
          </w:p>
        </w:tc>
        <w:tc>
          <w:tcPr>
            <w:tcW w:w="1944" w:type="dxa"/>
            <w:noWrap w:val="0"/>
            <w:vAlign w:val="center"/>
          </w:tcPr>
          <w:p>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接地极线路工程</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 xml:space="preserve">76,320,000.00 </w:t>
            </w:r>
          </w:p>
        </w:tc>
        <w:tc>
          <w:tcPr>
            <w:tcW w:w="1690" w:type="dxa"/>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667"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7473" w:type="dxa"/>
            <w:gridSpan w:val="4"/>
            <w:noWrap w:val="0"/>
            <w:vAlign w:val="center"/>
          </w:tcPr>
          <w:p>
            <w:pPr>
              <w:shd w:val="clear"/>
              <w:jc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b w:val="0"/>
                <w:bCs/>
                <w:color w:val="auto"/>
                <w:sz w:val="22"/>
                <w:szCs w:val="22"/>
                <w:highlight w:val="none"/>
                <w:lang w:val="en-US" w:eastAsia="zh-CN"/>
              </w:rPr>
              <w:t>小计</w:t>
            </w:r>
          </w:p>
        </w:tc>
        <w:tc>
          <w:tcPr>
            <w:tcW w:w="2115" w:type="dxa"/>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kern w:val="2"/>
                <w:sz w:val="22"/>
                <w:szCs w:val="22"/>
                <w:highlight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 xml:space="preserve">6,865,540,000.00 </w:t>
            </w:r>
          </w:p>
        </w:tc>
        <w:tc>
          <w:tcPr>
            <w:tcW w:w="1690" w:type="dxa"/>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9184" w:type="dxa"/>
            <w:gridSpan w:val="5"/>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合计</w:t>
            </w:r>
          </w:p>
        </w:tc>
        <w:tc>
          <w:tcPr>
            <w:tcW w:w="2120" w:type="dxa"/>
            <w:gridSpan w:val="2"/>
            <w:noWrap w:val="0"/>
            <w:vAlign w:val="center"/>
          </w:tcPr>
          <w:p>
            <w:pPr>
              <w:keepNext w:val="0"/>
              <w:keepLines w:val="0"/>
              <w:widowControl/>
              <w:suppressLineNumbers w:val="0"/>
              <w:jc w:val="righ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 xml:space="preserve">18,680,640,000.00 </w:t>
            </w:r>
          </w:p>
        </w:tc>
        <w:tc>
          <w:tcPr>
            <w:tcW w:w="1690" w:type="dxa"/>
            <w:noWrap w:val="0"/>
            <w:vAlign w:val="center"/>
          </w:tcPr>
          <w:p>
            <w:pPr>
              <w:keepNext w:val="0"/>
              <w:keepLines w:val="0"/>
              <w:widowControl/>
              <w:suppressLineNumbers w:val="0"/>
              <w:jc w:val="right"/>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bl>
    <w:p>
      <w:pPr>
        <w:widowControl/>
        <w:ind w:firstLine="420" w:firstLineChars="200"/>
        <w:jc w:val="left"/>
        <w:rPr>
          <w:rFonts w:hint="eastAsia" w:ascii="仿宋" w:hAnsi="仿宋" w:eastAsia="仿宋" w:cs="仿宋"/>
          <w:bCs/>
          <w:color w:val="auto"/>
          <w:szCs w:val="21"/>
          <w:highlight w:val="none"/>
        </w:rPr>
      </w:pPr>
    </w:p>
    <w:p>
      <w:pPr>
        <w:widowControl/>
        <w:ind w:firstLine="420" w:firstLineChars="200"/>
        <w:jc w:val="left"/>
        <w:rPr>
          <w:rFonts w:hint="eastAsia" w:ascii="仿宋" w:hAnsi="仿宋" w:eastAsia="仿宋" w:cs="仿宋"/>
          <w:bCs/>
          <w:color w:val="auto"/>
          <w:szCs w:val="21"/>
          <w:highlight w:val="none"/>
        </w:rPr>
      </w:pPr>
      <w:r>
        <w:rPr>
          <w:rFonts w:hint="eastAsia" w:ascii="仿宋" w:hAnsi="仿宋" w:eastAsia="仿宋" w:cs="仿宋"/>
          <w:bCs/>
          <w:color w:val="auto"/>
          <w:szCs w:val="21"/>
          <w:highlight w:val="none"/>
        </w:rPr>
        <w:t>注：1.保险金额包括设备购置、原材料费用、安装费、建造费、运保费、关税、其他税项等相关费用，</w:t>
      </w:r>
      <w:r>
        <w:rPr>
          <w:rFonts w:hint="eastAsia" w:ascii="仿宋" w:hAnsi="仿宋" w:eastAsia="仿宋" w:cs="仿宋"/>
          <w:bCs/>
          <w:color w:val="auto"/>
          <w:szCs w:val="21"/>
          <w:highlight w:val="none"/>
          <w:lang w:eastAsia="zh-CN"/>
        </w:rPr>
        <w:t>保险金额为</w:t>
      </w:r>
      <w:r>
        <w:rPr>
          <w:rFonts w:hint="eastAsia" w:ascii="仿宋" w:hAnsi="仿宋" w:eastAsia="仿宋" w:cs="仿宋"/>
          <w:bCs/>
          <w:color w:val="auto"/>
          <w:szCs w:val="21"/>
          <w:highlight w:val="none"/>
        </w:rPr>
        <w:t>工程估算的静态投资金额。</w:t>
      </w:r>
    </w:p>
    <w:p>
      <w:pPr>
        <w:widowControl/>
        <w:shd w:val="clear"/>
        <w:ind w:firstLine="420" w:firstLineChars="200"/>
        <w:jc w:val="left"/>
        <w:rPr>
          <w:rFonts w:hint="eastAsia" w:ascii="仿宋" w:hAnsi="仿宋" w:eastAsia="仿宋" w:cs="仿宋"/>
          <w:bCs/>
          <w:color w:val="auto"/>
          <w:szCs w:val="21"/>
          <w:highlight w:val="none"/>
        </w:rPr>
      </w:pPr>
      <w:r>
        <w:rPr>
          <w:rFonts w:hint="eastAsia" w:ascii="仿宋" w:hAnsi="仿宋" w:eastAsia="仿宋" w:cs="仿宋"/>
          <w:bCs/>
          <w:color w:val="auto"/>
          <w:szCs w:val="21"/>
          <w:highlight w:val="none"/>
        </w:rPr>
        <w:t>2.上述工程静态投资数据依据为：《电规电网〔2025〕988号关于报送陕西~河南±800kV特高直流输电工程可行性研究报告评审意见的报告》。</w:t>
      </w:r>
    </w:p>
    <w:p>
      <w:pPr>
        <w:jc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Cs/>
          <w:color w:val="auto"/>
          <w:sz w:val="32"/>
          <w:szCs w:val="32"/>
          <w:highlight w:val="none"/>
        </w:rPr>
        <w:br w:type="page"/>
      </w:r>
      <w:r>
        <w:rPr>
          <w:rFonts w:hint="eastAsia" w:ascii="仿宋_GB2312" w:hAnsi="仿宋_GB2312" w:eastAsia="仿宋_GB2312" w:cs="仿宋_GB2312"/>
          <w:b/>
          <w:color w:val="auto"/>
          <w:sz w:val="32"/>
          <w:szCs w:val="32"/>
          <w:highlight w:val="none"/>
          <w:lang w:eastAsia="zh-CN"/>
        </w:rPr>
        <w:t>鲁苏</w:t>
      </w:r>
      <w:r>
        <w:rPr>
          <w:rFonts w:hint="eastAsia" w:ascii="仿宋_GB2312" w:hAnsi="仿宋_GB2312" w:eastAsia="仿宋_GB2312" w:cs="仿宋_GB2312"/>
          <w:b/>
          <w:color w:val="auto"/>
          <w:sz w:val="32"/>
          <w:szCs w:val="32"/>
          <w:highlight w:val="none"/>
        </w:rPr>
        <w:t>背靠背联网工程保险金额</w:t>
      </w:r>
      <w:r>
        <w:rPr>
          <w:rFonts w:hint="eastAsia" w:ascii="仿宋_GB2312" w:hAnsi="仿宋_GB2312" w:eastAsia="仿宋_GB2312" w:cs="仿宋_GB2312"/>
          <w:b/>
          <w:color w:val="auto"/>
          <w:sz w:val="32"/>
          <w:szCs w:val="32"/>
          <w:highlight w:val="none"/>
          <w:lang w:val="en-US" w:eastAsia="zh-CN"/>
        </w:rPr>
        <w:t>及保费</w:t>
      </w:r>
      <w:r>
        <w:rPr>
          <w:rFonts w:hint="eastAsia" w:ascii="仿宋_GB2312" w:hAnsi="仿宋_GB2312" w:eastAsia="仿宋_GB2312" w:cs="仿宋_GB2312"/>
          <w:b/>
          <w:color w:val="auto"/>
          <w:sz w:val="32"/>
          <w:szCs w:val="32"/>
          <w:highlight w:val="none"/>
        </w:rPr>
        <w:t>明细表</w:t>
      </w:r>
    </w:p>
    <w:p>
      <w:pPr>
        <w:shd w:val="clear"/>
        <w:jc w:val="right"/>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rPr>
        <w:t>货币单位：元</w:t>
      </w:r>
    </w:p>
    <w:tbl>
      <w:tblPr>
        <w:tblStyle w:val="11"/>
        <w:tblpPr w:leftFromText="180" w:rightFromText="180" w:vertAnchor="text" w:horzAnchor="page" w:tblpX="1917" w:tblpY="97"/>
        <w:tblOverlap w:val="never"/>
        <w:tblW w:w="0" w:type="auto"/>
        <w:jc w:val="center"/>
        <w:tblLayout w:type="fixed"/>
        <w:tblCellMar>
          <w:top w:w="15" w:type="dxa"/>
          <w:left w:w="15" w:type="dxa"/>
          <w:bottom w:w="15" w:type="dxa"/>
          <w:right w:w="15" w:type="dxa"/>
        </w:tblCellMar>
      </w:tblPr>
      <w:tblGrid>
        <w:gridCol w:w="667"/>
        <w:gridCol w:w="1049"/>
        <w:gridCol w:w="5518"/>
        <w:gridCol w:w="1950"/>
        <w:gridCol w:w="2120"/>
        <w:gridCol w:w="1690"/>
      </w:tblGrid>
      <w:tr>
        <w:tblPrEx>
          <w:tblCellMar>
            <w:top w:w="15" w:type="dxa"/>
            <w:left w:w="15" w:type="dxa"/>
            <w:bottom w:w="15" w:type="dxa"/>
            <w:right w:w="15" w:type="dxa"/>
          </w:tblCellMar>
        </w:tblPrEx>
        <w:trPr>
          <w:trHeight w:val="992" w:hRule="atLeast"/>
          <w:jc w:val="center"/>
        </w:trPr>
        <w:tc>
          <w:tcPr>
            <w:tcW w:w="667"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sz w:val="22"/>
                <w:szCs w:val="22"/>
                <w:highlight w:val="none"/>
              </w:rPr>
              <w:t>包号</w:t>
            </w:r>
          </w:p>
        </w:tc>
        <w:tc>
          <w:tcPr>
            <w:tcW w:w="1049"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kern w:val="0"/>
                <w:sz w:val="22"/>
                <w:szCs w:val="22"/>
                <w:highlight w:val="none"/>
              </w:rPr>
              <w:t>投资</w:t>
            </w:r>
            <w:r>
              <w:rPr>
                <w:rFonts w:hint="eastAsia" w:ascii="仿宋_GB2312" w:hAnsi="仿宋_GB2312" w:eastAsia="仿宋_GB2312" w:cs="仿宋_GB2312"/>
                <w:b/>
                <w:color w:val="auto"/>
                <w:kern w:val="0"/>
                <w:sz w:val="22"/>
                <w:szCs w:val="22"/>
                <w:highlight w:val="none"/>
                <w:lang w:val="en-US" w:eastAsia="zh-CN"/>
              </w:rPr>
              <w:t>人</w:t>
            </w:r>
          </w:p>
        </w:tc>
        <w:tc>
          <w:tcPr>
            <w:tcW w:w="5518"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rPr>
            </w:pPr>
            <w:r>
              <w:rPr>
                <w:rFonts w:hint="eastAsia" w:ascii="仿宋_GB2312" w:hAnsi="仿宋_GB2312" w:eastAsia="仿宋_GB2312" w:cs="仿宋_GB2312"/>
                <w:b/>
                <w:color w:val="auto"/>
                <w:kern w:val="0"/>
                <w:sz w:val="22"/>
                <w:szCs w:val="22"/>
                <w:highlight w:val="none"/>
              </w:rPr>
              <w:t>工程明细</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kern w:val="0"/>
                <w:sz w:val="22"/>
                <w:szCs w:val="22"/>
                <w:highlight w:val="none"/>
              </w:rPr>
            </w:pPr>
            <w:r>
              <w:rPr>
                <w:rFonts w:hint="eastAsia" w:ascii="仿宋_GB2312" w:hAnsi="仿宋_GB2312" w:eastAsia="仿宋_GB2312" w:cs="仿宋_GB2312"/>
                <w:b/>
                <w:color w:val="auto"/>
                <w:kern w:val="0"/>
                <w:sz w:val="22"/>
                <w:szCs w:val="22"/>
                <w:highlight w:val="none"/>
                <w:lang w:val="en-US" w:eastAsia="zh-CN"/>
              </w:rPr>
              <w:t>工程</w:t>
            </w:r>
            <w:r>
              <w:rPr>
                <w:rFonts w:hint="eastAsia" w:ascii="仿宋_GB2312" w:hAnsi="仿宋_GB2312" w:eastAsia="仿宋_GB2312" w:cs="仿宋_GB2312"/>
                <w:b/>
                <w:color w:val="auto"/>
                <w:kern w:val="0"/>
                <w:sz w:val="22"/>
                <w:szCs w:val="22"/>
                <w:highlight w:val="none"/>
              </w:rPr>
              <w:t>类别</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lang w:val="en-US" w:eastAsia="zh-CN"/>
              </w:rPr>
            </w:pPr>
            <w:r>
              <w:rPr>
                <w:rFonts w:hint="eastAsia" w:ascii="仿宋_GB2312" w:hAnsi="仿宋_GB2312" w:eastAsia="仿宋_GB2312" w:cs="仿宋_GB2312"/>
                <w:b/>
                <w:color w:val="auto"/>
                <w:sz w:val="22"/>
                <w:szCs w:val="22"/>
                <w:highlight w:val="none"/>
                <w:lang w:val="en-US" w:eastAsia="zh-CN"/>
              </w:rPr>
              <w:t>保险金额</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widowControl/>
              <w:shd w:val="clear"/>
              <w:jc w:val="center"/>
              <w:textAlignment w:val="center"/>
              <w:rPr>
                <w:rFonts w:hint="eastAsia" w:ascii="仿宋_GB2312" w:hAnsi="仿宋_GB2312" w:eastAsia="仿宋_GB2312" w:cs="仿宋_GB2312"/>
                <w:b/>
                <w:color w:val="auto"/>
                <w:sz w:val="22"/>
                <w:szCs w:val="22"/>
                <w:highlight w:val="none"/>
                <w:lang w:val="en-US" w:eastAsia="zh-CN"/>
              </w:rPr>
            </w:pPr>
            <w:r>
              <w:rPr>
                <w:rFonts w:hint="eastAsia" w:ascii="仿宋_GB2312" w:hAnsi="仿宋_GB2312" w:eastAsia="仿宋_GB2312" w:cs="仿宋_GB2312"/>
                <w:b/>
                <w:color w:val="auto"/>
                <w:sz w:val="22"/>
                <w:szCs w:val="22"/>
                <w:highlight w:val="none"/>
                <w:lang w:val="en-US" w:eastAsia="zh-CN"/>
              </w:rPr>
              <w:t>保费</w:t>
            </w:r>
          </w:p>
        </w:tc>
      </w:tr>
      <w:tr>
        <w:tblPrEx>
          <w:tblCellMar>
            <w:top w:w="15" w:type="dxa"/>
            <w:left w:w="15" w:type="dxa"/>
            <w:bottom w:w="15" w:type="dxa"/>
            <w:right w:w="15" w:type="dxa"/>
          </w:tblCellMar>
        </w:tblPrEx>
        <w:trPr>
          <w:trHeight w:val="454" w:hRule="atLeast"/>
          <w:jc w:val="center"/>
        </w:trPr>
        <w:tc>
          <w:tcPr>
            <w:tcW w:w="667" w:type="dxa"/>
            <w:vMerge w:val="restart"/>
            <w:tcBorders>
              <w:top w:val="single" w:color="000000" w:sz="4" w:space="0"/>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包2</w:t>
            </w:r>
          </w:p>
        </w:tc>
        <w:tc>
          <w:tcPr>
            <w:tcW w:w="1049" w:type="dxa"/>
            <w:tcBorders>
              <w:top w:val="single" w:color="000000" w:sz="4" w:space="0"/>
              <w:left w:val="single" w:color="000000" w:sz="4" w:space="0"/>
              <w:bottom w:val="single" w:color="auto"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国家电网有限公司</w:t>
            </w:r>
          </w:p>
        </w:tc>
        <w:tc>
          <w:tcPr>
            <w:tcW w:w="55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鲁苏背靠背换流站新建工程</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变电工程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3,511,030,000.00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c>
          <w:tcPr>
            <w:tcW w:w="1049" w:type="dxa"/>
            <w:vMerge w:val="restart"/>
            <w:tcBorders>
              <w:top w:val="single" w:color="auto" w:sz="4" w:space="0"/>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国网山东省电力公司</w:t>
            </w:r>
          </w:p>
        </w:tc>
        <w:tc>
          <w:tcPr>
            <w:tcW w:w="55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兰陵500kV变电站间隔扩建工程</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变电工程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23,330,000.00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兰陵～换流站500kV线路工程</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141,100,000.00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换流站～姚湖变500kV线路工程（山东段一般线路）</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285,100,000.00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换流站～姚湖变500kV线路工程（沂河大跨越）</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63,610,000.00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tcBorders>
              <w:left w:val="single" w:color="000000" w:sz="4" w:space="0"/>
              <w:bottom w:val="single" w:color="auto"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5518"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换流站～姚湖变500kV线路工程（沭河大跨越）</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68,870,000.00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restart"/>
            <w:tcBorders>
              <w:top w:val="single" w:color="auto" w:sz="4" w:space="0"/>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国网江苏省电力有限公司</w:t>
            </w:r>
          </w:p>
        </w:tc>
        <w:tc>
          <w:tcPr>
            <w:tcW w:w="5518" w:type="dxa"/>
            <w:tcBorders>
              <w:top w:val="single" w:color="auto"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姚湖500kV变电站间隔扩建工程</w:t>
            </w:r>
          </w:p>
        </w:tc>
        <w:tc>
          <w:tcPr>
            <w:tcW w:w="19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变电工程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30,820,000.00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1049" w:type="dxa"/>
            <w:vMerge w:val="continue"/>
            <w:tcBorders>
              <w:left w:val="single" w:color="000000" w:sz="4" w:space="0"/>
              <w:bottom w:val="single" w:color="auto"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c>
          <w:tcPr>
            <w:tcW w:w="5518"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lef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换流站～姚湖500kV线路工程（江苏段）</w:t>
            </w:r>
          </w:p>
        </w:tc>
        <w:tc>
          <w:tcPr>
            <w:tcW w:w="1950"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jc w:val="center"/>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线路工程</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123,300,000.00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r>
        <w:tblPrEx>
          <w:tblCellMar>
            <w:top w:w="15" w:type="dxa"/>
            <w:left w:w="15" w:type="dxa"/>
            <w:bottom w:w="15" w:type="dxa"/>
            <w:right w:w="15" w:type="dxa"/>
          </w:tblCellMar>
        </w:tblPrEx>
        <w:trPr>
          <w:trHeight w:val="454" w:hRule="atLeast"/>
          <w:jc w:val="center"/>
        </w:trPr>
        <w:tc>
          <w:tcPr>
            <w:tcW w:w="667" w:type="dxa"/>
            <w:vMerge w:val="continue"/>
            <w:tcBorders>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color w:val="auto"/>
                <w:sz w:val="22"/>
                <w:szCs w:val="22"/>
                <w:highlight w:val="none"/>
              </w:rPr>
            </w:pPr>
          </w:p>
        </w:tc>
        <w:tc>
          <w:tcPr>
            <w:tcW w:w="8517" w:type="dxa"/>
            <w:gridSpan w:val="3"/>
            <w:tcBorders>
              <w:top w:val="single" w:color="auto"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b w:val="0"/>
                <w:bCs/>
                <w:color w:val="auto"/>
                <w:sz w:val="22"/>
                <w:szCs w:val="22"/>
                <w:highlight w:val="none"/>
                <w:lang w:val="en-US" w:eastAsia="zh-CN"/>
              </w:rPr>
              <w:t>合计</w:t>
            </w:r>
          </w:p>
        </w:tc>
        <w:tc>
          <w:tcPr>
            <w:tcW w:w="21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_GB2312" w:hAnsi="仿宋_GB2312" w:eastAsia="仿宋_GB2312" w:cs="仿宋_GB2312"/>
                <w:b w:val="0"/>
                <w:bCs/>
                <w:color w:val="auto"/>
                <w:sz w:val="22"/>
                <w:szCs w:val="22"/>
                <w:highlight w:val="none"/>
                <w:lang w:val="en-US" w:eastAsia="zh-CN"/>
              </w:rPr>
            </w:pPr>
            <w:r>
              <w:rPr>
                <w:rFonts w:hint="eastAsia" w:ascii="仿宋_GB2312" w:hAnsi="仿宋_GB2312" w:eastAsia="仿宋_GB2312" w:cs="仿宋_GB2312"/>
                <w:i w:val="0"/>
                <w:iCs w:val="0"/>
                <w:color w:val="000000"/>
                <w:kern w:val="0"/>
                <w:sz w:val="22"/>
                <w:szCs w:val="22"/>
                <w:u w:val="none"/>
                <w:lang w:val="en-US" w:eastAsia="zh-CN" w:bidi="ar"/>
              </w:rPr>
              <w:t xml:space="preserve">4,247,160,000.00 </w:t>
            </w:r>
          </w:p>
        </w:tc>
        <w:tc>
          <w:tcPr>
            <w:tcW w:w="1690" w:type="dxa"/>
            <w:tcBorders>
              <w:top w:val="single" w:color="000000" w:sz="4" w:space="0"/>
              <w:left w:val="single" w:color="000000" w:sz="4" w:space="0"/>
              <w:bottom w:val="single" w:color="000000" w:sz="4" w:space="0"/>
              <w:right w:val="single" w:color="000000" w:sz="4" w:space="0"/>
            </w:tcBorders>
            <w:noWrap w:val="0"/>
            <w:vAlign w:val="center"/>
          </w:tcPr>
          <w:p>
            <w:pPr>
              <w:shd w:val="clear"/>
              <w:jc w:val="center"/>
              <w:rPr>
                <w:rFonts w:hint="eastAsia" w:ascii="仿宋_GB2312" w:hAnsi="仿宋_GB2312" w:eastAsia="仿宋_GB2312" w:cs="仿宋_GB2312"/>
                <w:b w:val="0"/>
                <w:bCs/>
                <w:color w:val="auto"/>
                <w:sz w:val="22"/>
                <w:szCs w:val="22"/>
                <w:highlight w:val="none"/>
                <w:lang w:val="en-US" w:eastAsia="zh-CN"/>
              </w:rPr>
            </w:pPr>
          </w:p>
        </w:tc>
      </w:tr>
    </w:tbl>
    <w:p>
      <w:pPr>
        <w:widowControl/>
        <w:jc w:val="left"/>
        <w:rPr>
          <w:rFonts w:hint="eastAsia" w:ascii="仿宋" w:hAnsi="仿宋" w:eastAsia="仿宋" w:cs="仿宋"/>
          <w:bCs/>
          <w:color w:val="auto"/>
          <w:szCs w:val="21"/>
          <w:highlight w:val="none"/>
        </w:rPr>
      </w:pPr>
    </w:p>
    <w:p>
      <w:pPr>
        <w:widowControl/>
        <w:ind w:firstLine="420" w:firstLineChars="200"/>
        <w:jc w:val="left"/>
        <w:rPr>
          <w:rFonts w:hint="eastAsia" w:ascii="仿宋" w:hAnsi="仿宋" w:eastAsia="仿宋" w:cs="仿宋"/>
          <w:bCs/>
          <w:color w:val="auto"/>
          <w:szCs w:val="21"/>
          <w:highlight w:val="none"/>
        </w:rPr>
      </w:pPr>
    </w:p>
    <w:p>
      <w:pPr>
        <w:widowControl/>
        <w:ind w:firstLine="420" w:firstLineChars="200"/>
        <w:jc w:val="left"/>
        <w:rPr>
          <w:rFonts w:hint="eastAsia" w:ascii="仿宋" w:hAnsi="仿宋" w:eastAsia="仿宋" w:cs="仿宋"/>
          <w:bCs/>
          <w:color w:val="auto"/>
          <w:szCs w:val="21"/>
          <w:highlight w:val="none"/>
        </w:rPr>
      </w:pPr>
      <w:r>
        <w:rPr>
          <w:rFonts w:hint="eastAsia" w:ascii="仿宋" w:hAnsi="仿宋" w:eastAsia="仿宋" w:cs="仿宋"/>
          <w:bCs/>
          <w:color w:val="auto"/>
          <w:szCs w:val="21"/>
          <w:highlight w:val="none"/>
        </w:rPr>
        <w:t>注：1.保险金额包括设备购置、原材料费用、安装费、建造费、运保费、关税、其他税项等相关费用，</w:t>
      </w:r>
      <w:r>
        <w:rPr>
          <w:rFonts w:hint="eastAsia" w:ascii="仿宋" w:hAnsi="仿宋" w:eastAsia="仿宋" w:cs="仿宋"/>
          <w:bCs/>
          <w:color w:val="auto"/>
          <w:szCs w:val="21"/>
          <w:highlight w:val="none"/>
          <w:lang w:eastAsia="zh-CN"/>
        </w:rPr>
        <w:t>保险金额为</w:t>
      </w:r>
      <w:r>
        <w:rPr>
          <w:rFonts w:hint="eastAsia" w:ascii="仿宋" w:hAnsi="仿宋" w:eastAsia="仿宋" w:cs="仿宋"/>
          <w:bCs/>
          <w:color w:val="auto"/>
          <w:szCs w:val="21"/>
          <w:highlight w:val="none"/>
        </w:rPr>
        <w:t>工程估算的静态投资金额。</w:t>
      </w:r>
    </w:p>
    <w:p>
      <w:pPr>
        <w:widowControl/>
        <w:ind w:firstLine="420" w:firstLineChars="200"/>
        <w:jc w:val="left"/>
        <w:rPr>
          <w:rFonts w:hint="eastAsia" w:ascii="仿宋_GB2312" w:hAnsi="仿宋_GB2312" w:eastAsia="仿宋_GB2312" w:cs="仿宋_GB2312"/>
          <w:b/>
          <w:color w:val="auto"/>
          <w:sz w:val="32"/>
          <w:szCs w:val="32"/>
          <w:highlight w:val="none"/>
          <w:lang w:eastAsia="zh-CN"/>
        </w:rPr>
      </w:pPr>
      <w:r>
        <w:rPr>
          <w:rFonts w:hint="eastAsia" w:ascii="仿宋" w:hAnsi="仿宋" w:eastAsia="仿宋" w:cs="仿宋"/>
          <w:bCs/>
          <w:color w:val="auto"/>
          <w:szCs w:val="21"/>
          <w:highlight w:val="none"/>
        </w:rPr>
        <w:t>2.上述工程静态投资数据依据为：《</w:t>
      </w:r>
      <w:r>
        <w:rPr>
          <w:rFonts w:hint="default" w:ascii="仿宋" w:hAnsi="仿宋" w:eastAsia="仿宋" w:cs="仿宋"/>
          <w:bCs/>
          <w:color w:val="auto"/>
          <w:szCs w:val="21"/>
          <w:highlight w:val="none"/>
        </w:rPr>
        <w:t>电规电网〔2025〕2136号关于报送鲁苏背靠背联网工程可行性研究报告评审意见的报告</w:t>
      </w:r>
      <w:r>
        <w:rPr>
          <w:rFonts w:hint="eastAsia" w:ascii="仿宋" w:hAnsi="仿宋" w:eastAsia="仿宋" w:cs="仿宋"/>
          <w:bCs/>
          <w:color w:val="auto"/>
          <w:szCs w:val="21"/>
          <w:highlight w:val="none"/>
        </w:rPr>
        <w:t>》。</w:t>
      </w:r>
    </w:p>
    <w:p>
      <w:pPr>
        <w:rPr>
          <w:rFonts w:hint="eastAsia" w:ascii="仿宋_GB2312" w:hAnsi="仿宋_GB2312" w:eastAsia="仿宋_GB2312" w:cs="仿宋_GB2312"/>
          <w:b/>
          <w:color w:val="auto"/>
          <w:sz w:val="32"/>
          <w:szCs w:val="32"/>
          <w:highlight w:val="none"/>
          <w:lang w:eastAsia="zh-CN"/>
        </w:rPr>
      </w:pPr>
      <w:r>
        <w:rPr>
          <w:rFonts w:hint="eastAsia" w:ascii="仿宋_GB2312" w:hAnsi="仿宋_GB2312" w:eastAsia="仿宋_GB2312" w:cs="仿宋_GB2312"/>
          <w:b/>
          <w:color w:val="auto"/>
          <w:sz w:val="32"/>
          <w:szCs w:val="32"/>
          <w:highlight w:val="none"/>
          <w:lang w:eastAsia="zh-CN"/>
        </w:rPr>
        <w:br w:type="page"/>
      </w:r>
    </w:p>
    <w:p>
      <w:pPr>
        <w:pStyle w:val="5"/>
        <w:shd w:val="clear"/>
        <w:spacing w:line="400" w:lineRule="exact"/>
        <w:ind w:firstLine="0"/>
        <w:jc w:val="left"/>
        <w:outlineLvl w:val="0"/>
        <w:rPr>
          <w:rFonts w:hint="eastAsia" w:ascii="仿宋_GB2312" w:hAnsi="仿宋_GB2312" w:eastAsia="仿宋_GB2312" w:cs="仿宋_GB2312"/>
          <w:b/>
          <w:color w:val="auto"/>
          <w:sz w:val="32"/>
          <w:szCs w:val="32"/>
          <w:highlight w:val="none"/>
          <w:lang w:eastAsia="zh-CN"/>
        </w:rPr>
      </w:pPr>
      <w:r>
        <w:rPr>
          <w:rFonts w:hint="eastAsia" w:ascii="仿宋_GB2312" w:hAnsi="仿宋_GB2312" w:eastAsia="仿宋_GB2312" w:cs="仿宋_GB2312"/>
          <w:b/>
          <w:color w:val="auto"/>
          <w:sz w:val="32"/>
          <w:szCs w:val="32"/>
          <w:highlight w:val="none"/>
          <w:lang w:eastAsia="zh-CN"/>
        </w:rPr>
        <w:t>附件2-1</w:t>
      </w:r>
    </w:p>
    <w:p>
      <w:pPr>
        <w:shd w:val="clear"/>
        <w:tabs>
          <w:tab w:val="left" w:pos="3040"/>
          <w:tab w:val="center" w:pos="4450"/>
        </w:tabs>
        <w:spacing w:line="400" w:lineRule="exact"/>
        <w:jc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保险公司服务小组成员名单</w:t>
      </w:r>
    </w:p>
    <w:p>
      <w:pPr>
        <w:shd w:val="clear"/>
        <w:tabs>
          <w:tab w:val="left" w:pos="3040"/>
          <w:tab w:val="center" w:pos="4450"/>
        </w:tabs>
        <w:spacing w:line="400" w:lineRule="exact"/>
        <w:jc w:val="center"/>
        <w:rPr>
          <w:rFonts w:hint="eastAsia" w:ascii="仿宋_GB2312" w:hAnsi="仿宋_GB2312" w:eastAsia="仿宋_GB2312" w:cs="仿宋_GB2312"/>
          <w:b/>
          <w:color w:val="auto"/>
          <w:sz w:val="32"/>
          <w:szCs w:val="32"/>
          <w:highlight w:val="none"/>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0"/>
        <w:gridCol w:w="1516"/>
        <w:gridCol w:w="2413"/>
        <w:gridCol w:w="1605"/>
        <w:gridCol w:w="1167"/>
        <w:gridCol w:w="1333"/>
        <w:gridCol w:w="29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姓名</w:t>
            </w:r>
          </w:p>
        </w:tc>
        <w:tc>
          <w:tcPr>
            <w:tcW w:w="1516" w:type="dxa"/>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职务</w:t>
            </w:r>
          </w:p>
        </w:tc>
        <w:tc>
          <w:tcPr>
            <w:tcW w:w="2413" w:type="dxa"/>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主要职责</w:t>
            </w:r>
          </w:p>
        </w:tc>
        <w:tc>
          <w:tcPr>
            <w:tcW w:w="1605" w:type="dxa"/>
            <w:noWrap w:val="0"/>
            <w:vAlign w:val="center"/>
          </w:tcPr>
          <w:p>
            <w:pPr>
              <w:shd w:val="clear"/>
              <w:spacing w:line="400" w:lineRule="exact"/>
              <w:ind w:left="-59" w:leftChars="-28" w:right="-99" w:rightChars="-47"/>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办公电话</w:t>
            </w:r>
          </w:p>
        </w:tc>
        <w:tc>
          <w:tcPr>
            <w:tcW w:w="1167" w:type="dxa"/>
            <w:noWrap w:val="0"/>
            <w:vAlign w:val="center"/>
          </w:tcPr>
          <w:p>
            <w:pPr>
              <w:shd w:val="clear"/>
              <w:spacing w:line="400" w:lineRule="exact"/>
              <w:ind w:left="-59" w:leftChars="-28" w:right="-99" w:rightChars="-47"/>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传真</w:t>
            </w:r>
          </w:p>
        </w:tc>
        <w:tc>
          <w:tcPr>
            <w:tcW w:w="1333" w:type="dxa"/>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手机</w:t>
            </w:r>
          </w:p>
        </w:tc>
        <w:tc>
          <w:tcPr>
            <w:tcW w:w="2964" w:type="dxa"/>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exact"/>
          <w:jc w:val="center"/>
        </w:trPr>
        <w:tc>
          <w:tcPr>
            <w:tcW w:w="2580"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413"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tcBorders>
              <w:bottom w:val="single" w:color="auto" w:sz="4" w:space="0"/>
            </w:tcBorders>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before="100" w:beforeAutospacing="1"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before="100" w:beforeAutospacing="1"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before="100" w:beforeAutospacing="1"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before="100" w:beforeAutospacing="1"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80"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516"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41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605"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167"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1333"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c>
          <w:tcPr>
            <w:tcW w:w="2964" w:type="dxa"/>
            <w:noWrap w:val="0"/>
            <w:vAlign w:val="center"/>
          </w:tcPr>
          <w:p>
            <w:pPr>
              <w:shd w:val="clear"/>
              <w:spacing w:line="400" w:lineRule="exact"/>
              <w:jc w:val="center"/>
              <w:rPr>
                <w:rFonts w:hint="eastAsia" w:ascii="仿宋_GB2312" w:hAnsi="仿宋_GB2312" w:eastAsia="仿宋_GB2312" w:cs="仿宋_GB2312"/>
                <w:color w:val="auto"/>
                <w:sz w:val="32"/>
                <w:szCs w:val="32"/>
                <w:highlight w:val="none"/>
              </w:rPr>
            </w:pPr>
          </w:p>
        </w:tc>
      </w:tr>
    </w:tbl>
    <w:p>
      <w:pPr>
        <w:shd w:val="clear"/>
        <w:spacing w:line="360" w:lineRule="auto"/>
        <w:jc w:val="center"/>
        <w:rPr>
          <w:rFonts w:hint="eastAsia" w:ascii="仿宋_GB2312" w:hAnsi="仿宋_GB2312" w:eastAsia="仿宋_GB2312" w:cs="仿宋_GB2312"/>
          <w:b/>
          <w:color w:val="auto"/>
          <w:sz w:val="32"/>
          <w:szCs w:val="32"/>
          <w:highlight w:val="none"/>
        </w:rPr>
      </w:pPr>
    </w:p>
    <w:p>
      <w:pPr>
        <w:pStyle w:val="5"/>
        <w:keepNext w:val="0"/>
        <w:keepLines w:val="0"/>
        <w:pageBreakBefore w:val="0"/>
        <w:widowControl w:val="0"/>
        <w:shd w:val="clear"/>
        <w:kinsoku/>
        <w:wordWrap/>
        <w:overflowPunct/>
        <w:topLinePunct w:val="0"/>
        <w:autoSpaceDE/>
        <w:autoSpaceDN/>
        <w:bidi w:val="0"/>
        <w:adjustRightInd/>
        <w:snapToGrid w:val="0"/>
        <w:spacing w:line="400" w:lineRule="exact"/>
        <w:ind w:firstLine="0"/>
        <w:jc w:val="left"/>
        <w:textAlignment w:val="auto"/>
        <w:outlineLvl w:val="9"/>
        <w:rPr>
          <w:rFonts w:hint="eastAsia" w:ascii="仿宋_GB2312" w:hAnsi="仿宋_GB2312" w:eastAsia="仿宋_GB2312" w:cs="仿宋_GB2312"/>
          <w:b/>
          <w:color w:val="auto"/>
          <w:sz w:val="32"/>
          <w:szCs w:val="32"/>
          <w:highlight w:val="none"/>
          <w:lang w:eastAsia="zh-CN"/>
        </w:rPr>
      </w:pPr>
    </w:p>
    <w:p>
      <w:pPr>
        <w:pStyle w:val="5"/>
        <w:shd w:val="clear"/>
        <w:spacing w:line="400" w:lineRule="exact"/>
        <w:ind w:firstLine="0"/>
        <w:jc w:val="left"/>
        <w:outlineLvl w:val="0"/>
        <w:rPr>
          <w:rFonts w:hint="eastAsia" w:ascii="仿宋_GB2312" w:hAnsi="仿宋_GB2312" w:eastAsia="仿宋_GB2312" w:cs="仿宋_GB2312"/>
          <w:b/>
          <w:color w:val="auto"/>
          <w:sz w:val="32"/>
          <w:szCs w:val="32"/>
          <w:highlight w:val="none"/>
          <w:lang w:eastAsia="zh-CN"/>
        </w:rPr>
      </w:pPr>
    </w:p>
    <w:p>
      <w:pPr>
        <w:pStyle w:val="5"/>
        <w:shd w:val="clear"/>
        <w:spacing w:line="400" w:lineRule="exact"/>
        <w:ind w:firstLine="0"/>
        <w:jc w:val="left"/>
        <w:outlineLvl w:val="0"/>
        <w:rPr>
          <w:rFonts w:hint="eastAsia" w:ascii="仿宋_GB2312" w:hAnsi="仿宋_GB2312" w:eastAsia="仿宋_GB2312" w:cs="仿宋_GB2312"/>
          <w:b/>
          <w:color w:val="auto"/>
          <w:sz w:val="32"/>
          <w:szCs w:val="32"/>
          <w:highlight w:val="none"/>
          <w:lang w:eastAsia="zh-CN"/>
        </w:rPr>
      </w:pPr>
      <w:r>
        <w:rPr>
          <w:rFonts w:hint="eastAsia" w:ascii="仿宋_GB2312" w:hAnsi="仿宋_GB2312" w:eastAsia="仿宋_GB2312" w:cs="仿宋_GB2312"/>
          <w:b/>
          <w:color w:val="auto"/>
          <w:sz w:val="32"/>
          <w:szCs w:val="32"/>
          <w:highlight w:val="none"/>
          <w:lang w:eastAsia="zh-CN"/>
        </w:rPr>
        <w:t>附件2-2</w:t>
      </w:r>
    </w:p>
    <w:p>
      <w:pPr>
        <w:shd w:val="clear"/>
        <w:tabs>
          <w:tab w:val="left" w:pos="3040"/>
          <w:tab w:val="center" w:pos="4450"/>
        </w:tabs>
        <w:spacing w:line="400" w:lineRule="exact"/>
        <w:jc w:val="center"/>
        <w:rPr>
          <w:rFonts w:hint="eastAsia" w:ascii="仿宋_GB2312" w:hAnsi="仿宋_GB2312" w:eastAsia="仿宋_GB2312" w:cs="仿宋_GB2312"/>
          <w:b/>
          <w:color w:val="auto"/>
          <w:sz w:val="32"/>
          <w:szCs w:val="32"/>
          <w:highlight w:val="none"/>
        </w:rPr>
      </w:pPr>
      <w:r>
        <w:rPr>
          <w:rFonts w:hint="eastAsia" w:ascii="仿宋_GB2312" w:hAnsi="仿宋_GB2312" w:eastAsia="仿宋_GB2312" w:cs="仿宋_GB2312"/>
          <w:b/>
          <w:color w:val="auto"/>
          <w:sz w:val="32"/>
          <w:szCs w:val="32"/>
          <w:highlight w:val="none"/>
        </w:rPr>
        <w:t>保险经纪公司服务小组成员名单</w:t>
      </w:r>
    </w:p>
    <w:p>
      <w:pPr>
        <w:shd w:val="clear"/>
        <w:tabs>
          <w:tab w:val="left" w:pos="3040"/>
          <w:tab w:val="center" w:pos="4450"/>
        </w:tabs>
        <w:spacing w:line="400" w:lineRule="exact"/>
        <w:jc w:val="center"/>
        <w:rPr>
          <w:rFonts w:hint="eastAsia" w:ascii="仿宋_GB2312" w:hAnsi="仿宋_GB2312" w:eastAsia="仿宋_GB2312" w:cs="仿宋_GB2312"/>
          <w:b/>
          <w:color w:val="auto"/>
          <w:sz w:val="32"/>
          <w:szCs w:val="32"/>
          <w:highlight w:val="none"/>
        </w:rPr>
      </w:pPr>
    </w:p>
    <w:tbl>
      <w:tblPr>
        <w:tblStyle w:val="11"/>
        <w:tblW w:w="0" w:type="auto"/>
        <w:jc w:val="center"/>
        <w:tblLayout w:type="fixed"/>
        <w:tblCellMar>
          <w:top w:w="0" w:type="dxa"/>
          <w:left w:w="108" w:type="dxa"/>
          <w:bottom w:w="0" w:type="dxa"/>
          <w:right w:w="108" w:type="dxa"/>
        </w:tblCellMar>
      </w:tblPr>
      <w:tblGrid>
        <w:gridCol w:w="1568"/>
        <w:gridCol w:w="1400"/>
        <w:gridCol w:w="3247"/>
        <w:gridCol w:w="1650"/>
        <w:gridCol w:w="1453"/>
        <w:gridCol w:w="2121"/>
        <w:gridCol w:w="2121"/>
      </w:tblGrid>
      <w:tr>
        <w:tblPrEx>
          <w:tblCellMar>
            <w:top w:w="0" w:type="dxa"/>
            <w:left w:w="108" w:type="dxa"/>
            <w:bottom w:w="0" w:type="dxa"/>
            <w:right w:w="108" w:type="dxa"/>
          </w:tblCellMar>
        </w:tblPrEx>
        <w:trPr>
          <w:trHeight w:val="1105"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姓名</w:t>
            </w: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职务</w:t>
            </w: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主要职责</w:t>
            </w: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ind w:right="-88" w:rightChars="-42"/>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办公电话</w:t>
            </w: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传真</w:t>
            </w: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 xml:space="preserve">手机 </w:t>
            </w: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spacing w:line="400" w:lineRule="exact"/>
              <w:jc w:val="center"/>
              <w:rPr>
                <w:rFonts w:hint="eastAsia" w:ascii="仿宋_GB2312" w:hAnsi="仿宋_GB2312" w:eastAsia="仿宋_GB2312" w:cs="仿宋_GB2312"/>
                <w:b/>
                <w:color w:val="auto"/>
                <w:sz w:val="24"/>
                <w:szCs w:val="24"/>
                <w:highlight w:val="none"/>
              </w:rPr>
            </w:pPr>
            <w:r>
              <w:rPr>
                <w:rFonts w:hint="eastAsia" w:ascii="仿宋_GB2312" w:hAnsi="仿宋_GB2312" w:eastAsia="仿宋_GB2312" w:cs="仿宋_GB2312"/>
                <w:b/>
                <w:color w:val="auto"/>
                <w:sz w:val="24"/>
                <w:szCs w:val="24"/>
                <w:highlight w:val="none"/>
              </w:rPr>
              <w:t>邮箱</w:t>
            </w:r>
          </w:p>
        </w:tc>
      </w:tr>
      <w:tr>
        <w:tblPrEx>
          <w:tblCellMar>
            <w:top w:w="0" w:type="dxa"/>
            <w:left w:w="108" w:type="dxa"/>
            <w:bottom w:w="0" w:type="dxa"/>
            <w:right w:w="108" w:type="dxa"/>
          </w:tblCellMar>
        </w:tblPrEx>
        <w:trPr>
          <w:trHeight w:val="720"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trHeight w:val="720"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trHeight w:val="720"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trHeight w:val="720"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r>
      <w:tr>
        <w:tblPrEx>
          <w:tblCellMar>
            <w:top w:w="0" w:type="dxa"/>
            <w:left w:w="108" w:type="dxa"/>
            <w:bottom w:w="0" w:type="dxa"/>
            <w:right w:w="108" w:type="dxa"/>
          </w:tblCellMar>
        </w:tblPrEx>
        <w:trPr>
          <w:trHeight w:val="720" w:hRule="atLeast"/>
          <w:jc w:val="center"/>
        </w:trPr>
        <w:tc>
          <w:tcPr>
            <w:tcW w:w="1568"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3247"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650"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1453"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center"/>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c>
          <w:tcPr>
            <w:tcW w:w="2121" w:type="dxa"/>
            <w:tcBorders>
              <w:top w:val="single" w:color="000000" w:sz="4" w:space="0"/>
              <w:left w:val="single" w:color="000000" w:sz="4" w:space="0"/>
              <w:bottom w:val="single" w:color="000000" w:sz="4" w:space="0"/>
              <w:right w:val="single" w:color="000000" w:sz="4" w:space="0"/>
            </w:tcBorders>
            <w:noWrap w:val="0"/>
            <w:vAlign w:val="center"/>
          </w:tcPr>
          <w:p>
            <w:pPr>
              <w:shd w:val="clear"/>
              <w:autoSpaceDN w:val="0"/>
              <w:jc w:val="left"/>
              <w:textAlignment w:val="center"/>
              <w:rPr>
                <w:rFonts w:hint="eastAsia" w:ascii="仿宋_GB2312" w:hAnsi="仿宋_GB2312" w:eastAsia="仿宋_GB2312" w:cs="仿宋_GB2312"/>
                <w:color w:val="auto"/>
                <w:sz w:val="32"/>
                <w:szCs w:val="32"/>
                <w:highlight w:val="none"/>
              </w:rPr>
            </w:pPr>
          </w:p>
        </w:tc>
      </w:tr>
    </w:tbl>
    <w:p>
      <w:pPr>
        <w:shd w:val="clear"/>
        <w:tabs>
          <w:tab w:val="left" w:pos="1080"/>
        </w:tabs>
        <w:snapToGrid w:val="0"/>
        <w:spacing w:line="360" w:lineRule="auto"/>
        <w:jc w:val="left"/>
        <w:rPr>
          <w:rFonts w:hint="eastAsia" w:ascii="仿宋_GB2312" w:hAnsi="仿宋_GB2312" w:eastAsia="仿宋_GB2312" w:cs="仿宋_GB2312"/>
          <w:color w:val="auto"/>
          <w:sz w:val="32"/>
          <w:szCs w:val="32"/>
          <w:highlight w:val="none"/>
        </w:rPr>
      </w:pPr>
    </w:p>
    <w:p>
      <w:pPr>
        <w:shd w:val="clear"/>
        <w:rPr>
          <w:color w:val="auto"/>
          <w:highlight w:val="none"/>
        </w:rPr>
      </w:pPr>
    </w:p>
    <w:sectPr>
      <w:pgSz w:w="16838" w:h="11906" w:orient="landscape"/>
      <w:pgMar w:top="1797" w:right="1440" w:bottom="1797" w:left="1440" w:header="851" w:footer="992" w:gutter="0"/>
      <w:pgBorders>
        <w:top w:val="none" w:sz="0" w:space="0"/>
        <w:left w:val="none" w:sz="0" w:space="0"/>
        <w:bottom w:val="none" w:sz="0" w:space="0"/>
        <w:right w:val="none" w:sz="0" w:space="0"/>
      </w:pgBorders>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方正仿宋_GBK">
    <w:panose1 w:val="02000000000000000000"/>
    <w:charset w:val="86"/>
    <w:family w:val="script"/>
    <w:pitch w:val="default"/>
    <w:sig w:usb0="A00002BF" w:usb1="38CF7CFA" w:usb2="00082016" w:usb3="00000000" w:csb0="00040001" w:csb1="00000000"/>
  </w:font>
  <w:font w:name="方正黑体_GBK">
    <w:panose1 w:val="02000000000000000000"/>
    <w:charset w:val="86"/>
    <w:family w:val="auto"/>
    <w:pitch w:val="default"/>
    <w:sig w:usb0="A00002BF" w:usb1="38CF7CFA" w:usb2="00082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 PAGE   \* MERGEFORMAT </w:instrText>
    </w:r>
    <w:r>
      <w:fldChar w:fldCharType="separate"/>
    </w:r>
    <w:r>
      <w:rPr>
        <w:lang w:val="zh-CN"/>
      </w:rPr>
      <w:t>-</w:t>
    </w:r>
    <w:r>
      <w:t xml:space="preserve"> 1 -</w:t>
    </w:r>
    <w:r>
      <w:fldChar w:fldCharType="end"/>
    </w:r>
  </w:p>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vanish/>
        <w:highlight w:val="yellow"/>
      </w:rPr>
      <w:t>&lt;</w:t>
    </w:r>
    <w:r>
      <w:rPr>
        <w:b/>
        <w:sz w:val="24"/>
        <w:szCs w:val="24"/>
      </w:rPr>
      <w:fldChar w:fldCharType="begin"/>
    </w:r>
    <w:r>
      <w:rPr>
        <w:b/>
      </w:rPr>
      <w:instrText xml:space="preserve">PAGE</w:instrText>
    </w:r>
    <w:r>
      <w:rPr>
        <w:b/>
        <w:sz w:val="24"/>
        <w:szCs w:val="24"/>
      </w:rPr>
      <w:fldChar w:fldCharType="separate"/>
    </w:r>
    <w:r>
      <w:rPr>
        <w:b/>
      </w:rPr>
      <w:t>- 37 -</w:t>
    </w:r>
    <w:r>
      <w:rPr>
        <w:b/>
        <w:sz w:val="24"/>
        <w:szCs w:val="24"/>
      </w:rPr>
      <w:fldChar w:fldCharType="end"/>
    </w:r>
    <w:r>
      <w:t xml:space="preserve"> / </w:t>
    </w:r>
    <w:r>
      <w:rPr>
        <w:b/>
        <w:sz w:val="24"/>
        <w:szCs w:val="24"/>
      </w:rPr>
      <w:fldChar w:fldCharType="begin"/>
    </w:r>
    <w:r>
      <w:rPr>
        <w:b/>
      </w:rPr>
      <w:instrText xml:space="preserve">NUMPAGES</w:instrText>
    </w:r>
    <w:r>
      <w:rPr>
        <w:b/>
        <w:sz w:val="24"/>
        <w:szCs w:val="24"/>
      </w:rPr>
      <w:fldChar w:fldCharType="separate"/>
    </w:r>
    <w:r>
      <w:rPr>
        <w:b/>
      </w:rPr>
      <w:t>38</w:t>
    </w:r>
    <w:r>
      <w:rPr>
        <w:b/>
        <w:sz w:val="24"/>
        <w:szCs w:val="24"/>
      </w:rPr>
      <w:fldChar w:fldCharType="end"/>
    </w:r>
    <w:r>
      <w:rPr>
        <w:vanish/>
        <w:highlight w:val="yellow"/>
      </w:rPr>
      <w:t>&gt;</w:t>
    </w:r>
  </w:p>
  <w:p>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 PAGE   \* MERGEFORMAT </w:instrText>
    </w:r>
    <w:r>
      <w:fldChar w:fldCharType="separate"/>
    </w:r>
    <w:r>
      <w:rPr>
        <w:lang w:val="zh-CN"/>
      </w:rPr>
      <w:t>-</w:t>
    </w:r>
    <w:r>
      <w:t xml:space="preserve"> 1 -</w:t>
    </w:r>
    <w:r>
      <w:fldChar w:fldCharType="end"/>
    </w:r>
  </w:p>
  <w:p>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 PAGE   \* MERGEFORMAT </w:instrText>
    </w:r>
    <w:r>
      <w:fldChar w:fldCharType="separate"/>
    </w:r>
    <w:r>
      <w:rPr>
        <w:lang w:val="zh-CN"/>
      </w:rPr>
      <w:t>-</w:t>
    </w:r>
    <w:r>
      <w:t xml:space="preserve"> 37 -</w:t>
    </w:r>
    <w:r>
      <w:fldChar w:fldCharType="end"/>
    </w:r>
  </w:p>
  <w:p>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A2EE8"/>
    <w:multiLevelType w:val="singleLevel"/>
    <w:tmpl w:val="867A2EE8"/>
    <w:lvl w:ilvl="0" w:tentative="0">
      <w:start w:val="4"/>
      <w:numFmt w:val="chineseCounting"/>
      <w:suff w:val="nothing"/>
      <w:lvlText w:val="（%1）"/>
      <w:lvlJc w:val="left"/>
      <w:rPr>
        <w:rFonts w:hint="eastAsia"/>
      </w:rPr>
    </w:lvl>
  </w:abstractNum>
  <w:abstractNum w:abstractNumId="1">
    <w:nsid w:val="DA49F0DF"/>
    <w:multiLevelType w:val="singleLevel"/>
    <w:tmpl w:val="DA49F0DF"/>
    <w:lvl w:ilvl="0" w:tentative="0">
      <w:start w:val="2"/>
      <w:numFmt w:val="chineseCounting"/>
      <w:suff w:val="nothing"/>
      <w:lvlText w:val="%1、"/>
      <w:lvlJc w:val="left"/>
      <w:rPr>
        <w:rFonts w:hint="eastAsia"/>
      </w:rPr>
    </w:lvl>
  </w:abstractNum>
  <w:abstractNum w:abstractNumId="2">
    <w:nsid w:val="00000006"/>
    <w:multiLevelType w:val="singleLevel"/>
    <w:tmpl w:val="00000006"/>
    <w:lvl w:ilvl="0" w:tentative="0">
      <w:start w:val="1"/>
      <w:numFmt w:val="chineseCounting"/>
      <w:suff w:val="nothing"/>
      <w:lvlText w:val="（%1）"/>
      <w:lvlJc w:val="left"/>
      <w:pPr>
        <w:ind w:left="0" w:firstLine="420"/>
      </w:pPr>
      <w:rPr>
        <w:rFonts w:hint="eastAsia"/>
      </w:rPr>
    </w:lvl>
  </w:abstractNum>
  <w:abstractNum w:abstractNumId="3">
    <w:nsid w:val="00000014"/>
    <w:multiLevelType w:val="singleLevel"/>
    <w:tmpl w:val="00000014"/>
    <w:lvl w:ilvl="0" w:tentative="0">
      <w:start w:val="1"/>
      <w:numFmt w:val="chineseCounting"/>
      <w:suff w:val="nothing"/>
      <w:lvlText w:val="（%1）"/>
      <w:lvlJc w:val="left"/>
      <w:pPr>
        <w:ind w:left="0" w:firstLine="420"/>
      </w:pPr>
      <w:rPr>
        <w:rFonts w:hint="eastAsia"/>
      </w:rPr>
    </w:lvl>
  </w:abstractNum>
  <w:abstractNum w:abstractNumId="4">
    <w:nsid w:val="00000018"/>
    <w:multiLevelType w:val="multilevel"/>
    <w:tmpl w:val="00000018"/>
    <w:lvl w:ilvl="0" w:tentative="0">
      <w:start w:val="1"/>
      <w:numFmt w:val="upperRoman"/>
      <w:lvlText w:val="第 %1 条"/>
      <w:lvlJc w:val="left"/>
      <w:pPr>
        <w:tabs>
          <w:tab w:val="left" w:pos="1440"/>
        </w:tabs>
        <w:ind w:left="0" w:firstLine="0"/>
      </w:pPr>
    </w:lvl>
    <w:lvl w:ilvl="1" w:tentative="0">
      <w:start w:val="1"/>
      <w:numFmt w:val="decimal"/>
      <w:pStyle w:val="4"/>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0000002A"/>
    <w:multiLevelType w:val="singleLevel"/>
    <w:tmpl w:val="0000002A"/>
    <w:lvl w:ilvl="0" w:tentative="0">
      <w:start w:val="1"/>
      <w:numFmt w:val="chineseCounting"/>
      <w:suff w:val="nothing"/>
      <w:lvlText w:val="%1、"/>
      <w:lvlJc w:val="left"/>
      <w:rPr>
        <w:rFonts w:hint="eastAsia"/>
        <w:lang w:val="en-US"/>
      </w:rPr>
    </w:lvl>
  </w:abstractNum>
  <w:abstractNum w:abstractNumId="6">
    <w:nsid w:val="539E113A"/>
    <w:multiLevelType w:val="singleLevel"/>
    <w:tmpl w:val="539E113A"/>
    <w:lvl w:ilvl="0" w:tentative="0">
      <w:start w:val="1"/>
      <w:numFmt w:val="chineseCounting"/>
      <w:suff w:val="space"/>
      <w:lvlText w:val="第%1部分"/>
      <w:lvlJc w:val="left"/>
      <w:rPr>
        <w:rFonts w:hint="eastAsia"/>
      </w:rPr>
    </w:lvl>
  </w:abstractNum>
  <w:num w:numId="1">
    <w:abstractNumId w:val="4"/>
  </w:num>
  <w:num w:numId="2">
    <w:abstractNumId w:val="6"/>
  </w:num>
  <w:num w:numId="3">
    <w:abstractNumId w:val="0"/>
  </w:num>
  <w:num w:numId="4">
    <w:abstractNumId w:val="3"/>
  </w:num>
  <w:num w:numId="5">
    <w:abstractNumId w:val="2"/>
  </w:num>
  <w:num w:numId="6">
    <w:abstractNumId w:val="5"/>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91EA6"/>
    <w:rsid w:val="002E1F6B"/>
    <w:rsid w:val="00333BDD"/>
    <w:rsid w:val="00376F79"/>
    <w:rsid w:val="004D0E97"/>
    <w:rsid w:val="00740C70"/>
    <w:rsid w:val="00954CA3"/>
    <w:rsid w:val="00A640E4"/>
    <w:rsid w:val="00D423DF"/>
    <w:rsid w:val="00F6294E"/>
    <w:rsid w:val="019625E1"/>
    <w:rsid w:val="0243188C"/>
    <w:rsid w:val="03A25AD6"/>
    <w:rsid w:val="03E77005"/>
    <w:rsid w:val="05B5411F"/>
    <w:rsid w:val="084D6B64"/>
    <w:rsid w:val="0A316CFA"/>
    <w:rsid w:val="0AA718F7"/>
    <w:rsid w:val="0B5E3268"/>
    <w:rsid w:val="0D472473"/>
    <w:rsid w:val="0DB3703C"/>
    <w:rsid w:val="0F4275EF"/>
    <w:rsid w:val="0F43630E"/>
    <w:rsid w:val="0F782D0F"/>
    <w:rsid w:val="0FA41427"/>
    <w:rsid w:val="1048790F"/>
    <w:rsid w:val="111C296F"/>
    <w:rsid w:val="14DB78EB"/>
    <w:rsid w:val="1637099E"/>
    <w:rsid w:val="17675A75"/>
    <w:rsid w:val="191E32B7"/>
    <w:rsid w:val="19C7210C"/>
    <w:rsid w:val="1ABF6669"/>
    <w:rsid w:val="1C6911CD"/>
    <w:rsid w:val="1D245B93"/>
    <w:rsid w:val="1F15624D"/>
    <w:rsid w:val="1F3107D5"/>
    <w:rsid w:val="20E4309F"/>
    <w:rsid w:val="21FF7CFF"/>
    <w:rsid w:val="234B1FC9"/>
    <w:rsid w:val="28246AE5"/>
    <w:rsid w:val="286F3CE6"/>
    <w:rsid w:val="29817F47"/>
    <w:rsid w:val="2B9B04C4"/>
    <w:rsid w:val="2E6608E6"/>
    <w:rsid w:val="2EE2631A"/>
    <w:rsid w:val="2F280F6C"/>
    <w:rsid w:val="31FE49A0"/>
    <w:rsid w:val="32571A2E"/>
    <w:rsid w:val="334F1E8E"/>
    <w:rsid w:val="35CC7309"/>
    <w:rsid w:val="363A2FE0"/>
    <w:rsid w:val="36D313CD"/>
    <w:rsid w:val="38B8302A"/>
    <w:rsid w:val="3B815E6B"/>
    <w:rsid w:val="3B942523"/>
    <w:rsid w:val="3BB80FAC"/>
    <w:rsid w:val="3CB728CD"/>
    <w:rsid w:val="3CDF65F2"/>
    <w:rsid w:val="3CFC47BB"/>
    <w:rsid w:val="3D122F34"/>
    <w:rsid w:val="3E8B151E"/>
    <w:rsid w:val="41546BFA"/>
    <w:rsid w:val="42A951EB"/>
    <w:rsid w:val="43736A7E"/>
    <w:rsid w:val="442757E8"/>
    <w:rsid w:val="44304264"/>
    <w:rsid w:val="46A86282"/>
    <w:rsid w:val="4A840C69"/>
    <w:rsid w:val="4BAE24A8"/>
    <w:rsid w:val="4C360881"/>
    <w:rsid w:val="4CCC7F93"/>
    <w:rsid w:val="4D8E2C18"/>
    <w:rsid w:val="50AD2185"/>
    <w:rsid w:val="52AF1155"/>
    <w:rsid w:val="52D118BB"/>
    <w:rsid w:val="537E61A0"/>
    <w:rsid w:val="572024F8"/>
    <w:rsid w:val="58B02EAF"/>
    <w:rsid w:val="58F12C8E"/>
    <w:rsid w:val="59A15F0A"/>
    <w:rsid w:val="5EDF44D6"/>
    <w:rsid w:val="5EE06BCF"/>
    <w:rsid w:val="5F021858"/>
    <w:rsid w:val="5F6E6306"/>
    <w:rsid w:val="60273034"/>
    <w:rsid w:val="60A72885"/>
    <w:rsid w:val="626D4A80"/>
    <w:rsid w:val="63A47BFB"/>
    <w:rsid w:val="63DF395F"/>
    <w:rsid w:val="63E447A4"/>
    <w:rsid w:val="63FC6338"/>
    <w:rsid w:val="64D73188"/>
    <w:rsid w:val="675A23CE"/>
    <w:rsid w:val="67BE2715"/>
    <w:rsid w:val="68450038"/>
    <w:rsid w:val="6963447C"/>
    <w:rsid w:val="6A383D1D"/>
    <w:rsid w:val="6EFA48BB"/>
    <w:rsid w:val="700D54BF"/>
    <w:rsid w:val="70B64215"/>
    <w:rsid w:val="74067819"/>
    <w:rsid w:val="74F64C97"/>
    <w:rsid w:val="76A53D4F"/>
    <w:rsid w:val="776D3744"/>
    <w:rsid w:val="799F2039"/>
    <w:rsid w:val="7AAD289C"/>
    <w:rsid w:val="7B500026"/>
    <w:rsid w:val="7C5A2496"/>
    <w:rsid w:val="7CA36F24"/>
    <w:rsid w:val="7CA90E7D"/>
    <w:rsid w:val="7D04399F"/>
    <w:rsid w:val="7D0F69EB"/>
    <w:rsid w:val="7D995C36"/>
    <w:rsid w:val="7DC8703A"/>
    <w:rsid w:val="7E2A3628"/>
    <w:rsid w:val="7EBE43BD"/>
    <w:rsid w:val="7F850BCD"/>
    <w:rsid w:val="7F8572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4">
    <w:name w:val="heading 2"/>
    <w:basedOn w:val="1"/>
    <w:next w:val="1"/>
    <w:qFormat/>
    <w:uiPriority w:val="0"/>
    <w:pPr>
      <w:keepNext/>
      <w:keepLines/>
      <w:numPr>
        <w:ilvl w:val="1"/>
        <w:numId w:val="1"/>
      </w:numPr>
      <w:tabs>
        <w:tab w:val="left" w:pos="1440"/>
      </w:tabs>
      <w:spacing w:before="260" w:after="260" w:line="413" w:lineRule="auto"/>
      <w:outlineLvl w:val="1"/>
    </w:pPr>
    <w:rPr>
      <w:rFonts w:ascii="Arial" w:hAnsi="Arial" w:eastAsia="黑体"/>
      <w:b/>
      <w:bCs/>
      <w:sz w:val="32"/>
      <w:szCs w:val="32"/>
      <w:lang w:val="zh-CN"/>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autoSpaceDE w:val="0"/>
      <w:autoSpaceDN w:val="0"/>
      <w:adjustRightInd w:val="0"/>
      <w:spacing w:before="100" w:after="100" w:line="360" w:lineRule="auto"/>
      <w:ind w:firstLine="600"/>
    </w:pPr>
    <w:rPr>
      <w:rFonts w:ascii="仿宋_GB2312" w:hAnsi="Times New Roman" w:eastAsia="仿宋_GB2312"/>
      <w:kern w:val="0"/>
      <w:sz w:val="32"/>
      <w:szCs w:val="20"/>
    </w:rPr>
  </w:style>
  <w:style w:type="paragraph" w:styleId="5">
    <w:name w:val="Normal Indent"/>
    <w:basedOn w:val="1"/>
    <w:next w:val="1"/>
    <w:qFormat/>
    <w:uiPriority w:val="99"/>
    <w:pPr>
      <w:snapToGrid w:val="0"/>
      <w:spacing w:line="312" w:lineRule="atLeast"/>
      <w:ind w:firstLine="420"/>
    </w:pPr>
    <w:rPr>
      <w:lang w:eastAsia="en-US"/>
    </w:r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Body Text Indent 3"/>
    <w:basedOn w:val="1"/>
    <w:qFormat/>
    <w:uiPriority w:val="0"/>
    <w:pPr>
      <w:spacing w:after="120"/>
      <w:ind w:left="420" w:leftChars="200"/>
    </w:pPr>
    <w:rPr>
      <w:rFonts w:ascii="Times New Roman" w:hAnsi="Times New Roman"/>
      <w:sz w:val="16"/>
      <w:szCs w:val="16"/>
    </w:rPr>
  </w:style>
  <w:style w:type="paragraph" w:styleId="10">
    <w:name w:val="Normal (Web)"/>
    <w:basedOn w:val="1"/>
    <w:qFormat/>
    <w:uiPriority w:val="0"/>
    <w:pPr>
      <w:widowControl/>
      <w:spacing w:beforeAutospacing="1" w:afterAutospacing="1"/>
      <w:jc w:val="left"/>
    </w:pPr>
    <w:rPr>
      <w:rFonts w:ascii="Arial Unicode MS" w:hAnsi="Arial Unicode MS" w:eastAsia="Times New Roman"/>
      <w:color w:val="000000"/>
      <w:kern w:val="0"/>
      <w:sz w:val="24"/>
    </w:rPr>
  </w:style>
  <w:style w:type="character" w:styleId="13">
    <w:name w:val="Strong"/>
    <w:basedOn w:val="12"/>
    <w:qFormat/>
    <w:uiPriority w:val="0"/>
    <w:rPr>
      <w:b/>
      <w:bCs/>
    </w:rPr>
  </w:style>
  <w:style w:type="character" w:styleId="14">
    <w:name w:val="Hyperlink"/>
    <w:qFormat/>
    <w:uiPriority w:val="0"/>
    <w:rPr>
      <w:color w:val="000000"/>
      <w:u w:val="none"/>
    </w:rPr>
  </w:style>
  <w:style w:type="character" w:customStyle="1" w:styleId="15">
    <w:name w:val="apple-converted-space"/>
    <w:qFormat/>
    <w:uiPriority w:val="0"/>
  </w:style>
  <w:style w:type="character" w:customStyle="1" w:styleId="16">
    <w:name w:val="apple-style-span"/>
    <w:qFormat/>
    <w:uiPriority w:val="0"/>
  </w:style>
  <w:style w:type="paragraph" w:customStyle="1" w:styleId="17">
    <w:name w:val="Default Text"/>
    <w:basedOn w:val="1"/>
    <w:qFormat/>
    <w:uiPriority w:val="0"/>
    <w:pPr>
      <w:widowControl/>
      <w:jc w:val="left"/>
    </w:pPr>
    <w:rPr>
      <w:rFonts w:ascii="Times New Roman" w:hAnsi="Times New Roman"/>
      <w:kern w:val="0"/>
      <w:sz w:val="24"/>
      <w:szCs w:val="20"/>
      <w:lang w:eastAsia="en-US"/>
    </w:rPr>
  </w:style>
  <w:style w:type="paragraph" w:customStyle="1" w:styleId="18">
    <w:name w:val="正文缩进11"/>
    <w:basedOn w:val="1"/>
    <w:qFormat/>
    <w:uiPriority w:val="0"/>
    <w:pPr>
      <w:ind w:firstLine="420" w:firstLineChars="200"/>
    </w:pPr>
    <w:rPr>
      <w:rFonts w:ascii="Times New Roman" w:hAnsi="Times New Roman"/>
      <w:szCs w:val="21"/>
    </w:rPr>
  </w:style>
  <w:style w:type="paragraph" w:customStyle="1" w:styleId="19">
    <w:name w:val="正文文本缩进1"/>
    <w:basedOn w:val="1"/>
    <w:qFormat/>
    <w:uiPriority w:val="0"/>
    <w:pPr>
      <w:spacing w:after="120"/>
      <w:ind w:left="420"/>
    </w:pPr>
    <w:rPr>
      <w:rFonts w:ascii="Times New Roman" w:hAnsi="Times New Roman"/>
      <w:szCs w:val="24"/>
    </w:rPr>
  </w:style>
  <w:style w:type="paragraph" w:customStyle="1" w:styleId="20">
    <w:name w:val="正文缩进1"/>
    <w:basedOn w:val="1"/>
    <w:qFormat/>
    <w:uiPriority w:val="0"/>
    <w:pPr>
      <w:ind w:firstLine="420" w:firstLineChars="200"/>
    </w:pPr>
    <w:rPr>
      <w:rFonts w:ascii="Times New Roman" w:hAnsi="Times New Roman"/>
      <w:szCs w:val="20"/>
    </w:rPr>
  </w:style>
  <w:style w:type="paragraph" w:customStyle="1" w:styleId="21">
    <w:name w:val="页眉1"/>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22">
    <w:name w:val="正文缩进111"/>
    <w:basedOn w:val="1"/>
    <w:qFormat/>
    <w:uiPriority w:val="0"/>
    <w:pPr>
      <w:ind w:firstLine="420" w:firstLineChars="200"/>
    </w:pPr>
    <w:rPr>
      <w:rFonts w:ascii="Times New Roman" w:hAnsi="Times New Roman"/>
      <w:szCs w:val="20"/>
    </w:rPr>
  </w:style>
  <w:style w:type="paragraph" w:customStyle="1" w:styleId="23">
    <w:name w:val="正文文本 21"/>
    <w:basedOn w:val="1"/>
    <w:qFormat/>
    <w:uiPriority w:val="0"/>
    <w:pPr>
      <w:spacing w:after="120" w:line="480" w:lineRule="auto"/>
    </w:pPr>
    <w:rPr>
      <w:rFonts w:ascii="Times New Roman" w:hAnsi="Times New Roman"/>
      <w:szCs w:val="24"/>
    </w:rPr>
  </w:style>
  <w:style w:type="paragraph" w:customStyle="1" w:styleId="24">
    <w:name w:val="页脚1"/>
    <w:basedOn w:val="1"/>
    <w:qFormat/>
    <w:uiPriority w:val="0"/>
    <w:pPr>
      <w:tabs>
        <w:tab w:val="center" w:pos="4153"/>
        <w:tab w:val="right" w:pos="8306"/>
      </w:tabs>
      <w:snapToGrid w:val="0"/>
      <w:jc w:val="left"/>
    </w:pPr>
    <w:rPr>
      <w:sz w:val="18"/>
      <w:szCs w:val="18"/>
    </w:rPr>
  </w:style>
  <w:style w:type="paragraph" w:customStyle="1" w:styleId="25">
    <w:name w:val="条款正文"/>
    <w:basedOn w:val="1"/>
    <w:qFormat/>
    <w:uiPriority w:val="0"/>
    <w:pPr>
      <w:widowControl/>
      <w:spacing w:line="320" w:lineRule="exact"/>
      <w:ind w:firstLine="480"/>
      <w:jc w:val="left"/>
    </w:pPr>
    <w:rPr>
      <w:rFonts w:hAnsi="方正仿宋_GBK" w:cs="方正仿宋_GBK"/>
      <w:sz w:val="24"/>
      <w:szCs w:val="24"/>
    </w:rPr>
  </w:style>
  <w:style w:type="paragraph" w:customStyle="1" w:styleId="26">
    <w:name w:val="条款小标题"/>
    <w:basedOn w:val="1"/>
    <w:qFormat/>
    <w:uiPriority w:val="0"/>
    <w:pPr>
      <w:spacing w:line="320" w:lineRule="exact"/>
      <w:ind w:firstLine="0" w:firstLineChars="0"/>
      <w:jc w:val="center"/>
    </w:pPr>
    <w:rPr>
      <w:rFonts w:hAnsi="方正仿宋_GBK" w:eastAsia="方正黑体_GBK" w:cs="Times New Roman"/>
      <w:b/>
      <w:bCs/>
      <w:sz w:val="24"/>
      <w:szCs w:val="24"/>
    </w:rPr>
  </w:style>
  <w:style w:type="character" w:customStyle="1" w:styleId="27">
    <w:name w:val="font11"/>
    <w:basedOn w:val="12"/>
    <w:qFormat/>
    <w:uiPriority w:val="0"/>
    <w:rPr>
      <w:rFonts w:hint="eastAsia" w:ascii="宋体" w:hAnsi="宋体" w:eastAsia="宋体" w:cs="宋体"/>
      <w:color w:val="000000"/>
      <w:sz w:val="22"/>
      <w:szCs w:val="22"/>
      <w:u w:val="none"/>
    </w:rPr>
  </w:style>
  <w:style w:type="paragraph" w:customStyle="1" w:styleId="28">
    <w:name w:val="Default"/>
    <w:unhideWhenUsed/>
    <w:qFormat/>
    <w:uiPriority w:val="99"/>
    <w:pPr>
      <w:widowControl w:val="0"/>
      <w:autoSpaceDE w:val="0"/>
      <w:autoSpaceDN w:val="0"/>
      <w:adjustRightInd w:val="0"/>
      <w:spacing w:beforeLines="0" w:afterLines="0"/>
    </w:pPr>
    <w:rPr>
      <w:rFonts w:hint="default" w:ascii="仿宋" w:hAnsi="仿宋" w:eastAsia="仿宋"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45</Pages>
  <Words>4682</Words>
  <Characters>5122</Characters>
  <Lines>185</Lines>
  <Paragraphs>52</Paragraphs>
  <TotalTime>243</TotalTime>
  <ScaleCrop>false</ScaleCrop>
  <LinksUpToDate>false</LinksUpToDate>
  <CharactersWithSpaces>5379</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zheng</dc:creator>
  <cp:lastModifiedBy>user</cp:lastModifiedBy>
  <cp:lastPrinted>2024-08-26T01:29:00Z</cp:lastPrinted>
  <dcterms:modified xsi:type="dcterms:W3CDTF">2026-08-21T06:19:19Z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8F317934B46C49208D42519788452F55</vt:lpwstr>
  </property>
  <property fmtid="{D5CDD505-2E9C-101B-9397-08002B2CF9AE}" pid="4" name="KSOTemplateDocerSaveRecord">
    <vt:lpwstr>eyJoZGlkIjoiYThjNTYxZjQzNzU3MTZkMGRjMTM4ZDc0NjJhOWM5OTgiLCJ1c2VySWQiOiIyNzEyMzM3MDIifQ==</vt:lpwstr>
  </property>
</Properties>
</file>